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prueba ilícita en materia penal. Un estudio que distingue entre concepto y consecuencias</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 La prueba ilícita. Generalidades</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Construyendo un concepto </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bookmarkStart w:colFirst="0" w:colLast="0" w:name="_heading=h.1acb14qnosma" w:id="0"/>
      <w:bookmarkEnd w:id="0"/>
      <w:r w:rsidDel="00000000" w:rsidR="00000000" w:rsidRPr="00000000">
        <w:rPr>
          <w:rFonts w:ascii="Times New Roman" w:cs="Times New Roman" w:eastAsia="Times New Roman" w:hAnsi="Times New Roman"/>
          <w:sz w:val="24"/>
          <w:szCs w:val="24"/>
          <w:rtl w:val="0"/>
        </w:rPr>
        <w:t xml:space="preserve">1.1.1. El problema terminológico </w:t>
      </w:r>
    </w:p>
    <w:p w:rsidR="00000000" w:rsidDel="00000000" w:rsidP="00000000" w:rsidRDefault="00000000" w:rsidRPr="00000000" w14:paraId="00000005">
      <w:pPr>
        <w:spacing w:line="276" w:lineRule="auto"/>
        <w:ind w:left="4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 Distinción </w:t>
      </w:r>
      <w:sdt>
        <w:sdtPr>
          <w:id w:val="-610973617"/>
          <w:tag w:val="goog_rdk_0"/>
        </w:sdtPr>
        <w:sdtContent>
          <w:ins w:author="Jordi Ferrer Beltran" w:id="0" w:date="2025-08-28T02:54:00Z">
            <w:r w:rsidDel="00000000" w:rsidR="00000000" w:rsidRPr="00000000">
              <w:rPr>
                <w:rFonts w:ascii="Times New Roman" w:cs="Times New Roman" w:eastAsia="Times New Roman" w:hAnsi="Times New Roman"/>
                <w:sz w:val="24"/>
                <w:szCs w:val="24"/>
                <w:rtl w:val="0"/>
              </w:rPr>
              <w:t xml:space="preserve">entre prueba ilícita y</w:t>
            </w:r>
          </w:ins>
        </w:sdtContent>
      </w:sdt>
      <w:sdt>
        <w:sdtPr>
          <w:id w:val="2020116372"/>
          <w:tag w:val="goog_rdk_1"/>
        </w:sdtPr>
        <w:sdtContent>
          <w:del w:author="Jordi Ferrer Beltran" w:id="0" w:date="2025-08-28T02:54:00Z">
            <w:r w:rsidDel="00000000" w:rsidR="00000000" w:rsidRPr="00000000">
              <w:rPr>
                <w:rFonts w:ascii="Times New Roman" w:cs="Times New Roman" w:eastAsia="Times New Roman" w:hAnsi="Times New Roman"/>
                <w:sz w:val="24"/>
                <w:szCs w:val="24"/>
                <w:rtl w:val="0"/>
              </w:rPr>
              <w:delText xml:space="preserve">con las</w:delText>
            </w:r>
          </w:del>
        </w:sdtContent>
      </w:sdt>
      <w:r w:rsidDel="00000000" w:rsidR="00000000" w:rsidRPr="00000000">
        <w:rPr>
          <w:rFonts w:ascii="Times New Roman" w:cs="Times New Roman" w:eastAsia="Times New Roman" w:hAnsi="Times New Roman"/>
          <w:sz w:val="24"/>
          <w:szCs w:val="24"/>
          <w:rtl w:val="0"/>
        </w:rPr>
        <w:t xml:space="preserve"> prohibici</w:t>
      </w:r>
      <w:sdt>
        <w:sdtPr>
          <w:id w:val="-1399232863"/>
          <w:tag w:val="goog_rdk_2"/>
        </w:sdtPr>
        <w:sdtContent>
          <w:ins w:author="Jordi Ferrer Beltran" w:id="1" w:date="2025-08-28T02:54:00Z">
            <w:r w:rsidDel="00000000" w:rsidR="00000000" w:rsidRPr="00000000">
              <w:rPr>
                <w:rFonts w:ascii="Times New Roman" w:cs="Times New Roman" w:eastAsia="Times New Roman" w:hAnsi="Times New Roman"/>
                <w:sz w:val="24"/>
                <w:szCs w:val="24"/>
                <w:rtl w:val="0"/>
              </w:rPr>
              <w:t xml:space="preserve">ón</w:t>
            </w:r>
          </w:ins>
        </w:sdtContent>
      </w:sdt>
      <w:sdt>
        <w:sdtPr>
          <w:id w:val="274565429"/>
          <w:tag w:val="goog_rdk_3"/>
        </w:sdtPr>
        <w:sdtContent>
          <w:del w:author="Jordi Ferrer Beltran" w:id="1" w:date="2025-08-28T02:54:00Z">
            <w:r w:rsidDel="00000000" w:rsidR="00000000" w:rsidRPr="00000000">
              <w:rPr>
                <w:rFonts w:ascii="Times New Roman" w:cs="Times New Roman" w:eastAsia="Times New Roman" w:hAnsi="Times New Roman"/>
                <w:sz w:val="24"/>
                <w:szCs w:val="24"/>
                <w:rtl w:val="0"/>
              </w:rPr>
              <w:delText xml:space="preserve">ones</w:delText>
            </w:r>
          </w:del>
        </w:sdtContent>
      </w:sdt>
      <w:r w:rsidDel="00000000" w:rsidR="00000000" w:rsidRPr="00000000">
        <w:rPr>
          <w:rFonts w:ascii="Times New Roman" w:cs="Times New Roman" w:eastAsia="Times New Roman" w:hAnsi="Times New Roman"/>
          <w:sz w:val="24"/>
          <w:szCs w:val="24"/>
          <w:rtl w:val="0"/>
        </w:rPr>
        <w:t xml:space="preserve"> probatoria</w:t>
      </w:r>
      <w:sdt>
        <w:sdtPr>
          <w:id w:val="-485747546"/>
          <w:tag w:val="goog_rdk_4"/>
        </w:sdtPr>
        <w:sdtContent>
          <w:del w:author="Jordi Ferrer Beltran" w:id="2" w:date="2025-08-28T02:54:00Z">
            <w:r w:rsidDel="00000000" w:rsidR="00000000" w:rsidRPr="00000000">
              <w:rPr>
                <w:rFonts w:ascii="Times New Roman" w:cs="Times New Roman" w:eastAsia="Times New Roman" w:hAnsi="Times New Roman"/>
                <w:sz w:val="24"/>
                <w:szCs w:val="24"/>
                <w:rtl w:val="0"/>
              </w:rPr>
              <w:delText xml:space="preserve">s</w:delText>
            </w:r>
          </w:del>
        </w:sdtContent>
      </w:sdt>
      <w:r w:rsidDel="00000000" w:rsidR="00000000" w:rsidRPr="00000000">
        <w:rPr>
          <w:rtl w:val="0"/>
        </w:rPr>
      </w:r>
    </w:p>
    <w:p w:rsidR="00000000" w:rsidDel="00000000" w:rsidP="00000000" w:rsidRDefault="00000000" w:rsidRPr="00000000" w14:paraId="00000006">
      <w:pPr>
        <w:spacing w:line="276" w:lineRule="auto"/>
        <w:ind w:left="4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 Distinción </w:t>
      </w:r>
      <w:sdt>
        <w:sdtPr>
          <w:id w:val="159631552"/>
          <w:tag w:val="goog_rdk_5"/>
        </w:sdtPr>
        <w:sdtContent>
          <w:ins w:author="Jordi Ferrer Beltran" w:id="3" w:date="2025-08-28T02:54:00Z">
            <w:r w:rsidDel="00000000" w:rsidR="00000000" w:rsidRPr="00000000">
              <w:rPr>
                <w:rFonts w:ascii="Times New Roman" w:cs="Times New Roman" w:eastAsia="Times New Roman" w:hAnsi="Times New Roman"/>
                <w:sz w:val="24"/>
                <w:szCs w:val="24"/>
                <w:rtl w:val="0"/>
              </w:rPr>
              <w:t xml:space="preserve">entre prueba ilícita y</w:t>
            </w:r>
          </w:ins>
        </w:sdtContent>
      </w:sdt>
      <w:sdt>
        <w:sdtPr>
          <w:id w:val="1108755114"/>
          <w:tag w:val="goog_rdk_6"/>
        </w:sdtPr>
        <w:sdtContent>
          <w:del w:author="Jordi Ferrer Beltran" w:id="3" w:date="2025-08-28T02:54:00Z">
            <w:r w:rsidDel="00000000" w:rsidR="00000000" w:rsidRPr="00000000">
              <w:rPr>
                <w:rFonts w:ascii="Times New Roman" w:cs="Times New Roman" w:eastAsia="Times New Roman" w:hAnsi="Times New Roman"/>
                <w:sz w:val="24"/>
                <w:szCs w:val="24"/>
                <w:rtl w:val="0"/>
              </w:rPr>
              <w:delText xml:space="preserve">con la</w:delText>
            </w:r>
          </w:del>
        </w:sdtContent>
      </w:sdt>
      <w:r w:rsidDel="00000000" w:rsidR="00000000" w:rsidRPr="00000000">
        <w:rPr>
          <w:rFonts w:ascii="Times New Roman" w:cs="Times New Roman" w:eastAsia="Times New Roman" w:hAnsi="Times New Roman"/>
          <w:sz w:val="24"/>
          <w:szCs w:val="24"/>
          <w:rtl w:val="0"/>
        </w:rPr>
        <w:t xml:space="preserve"> prueba irregular</w:t>
      </w:r>
    </w:p>
    <w:p w:rsidR="00000000" w:rsidDel="00000000" w:rsidP="00000000" w:rsidRDefault="00000000" w:rsidRPr="00000000" w14:paraId="00000007">
      <w:pPr>
        <w:spacing w:line="276" w:lineRule="auto"/>
        <w:ind w:left="4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1.1.1.3. Otros términos y expresiones </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Los sentidos en que se define la prueba ilícita</w:t>
      </w:r>
    </w:p>
    <w:p w:rsidR="00000000" w:rsidDel="00000000" w:rsidP="00000000" w:rsidRDefault="00000000" w:rsidRPr="00000000" w14:paraId="00000009">
      <w:pPr>
        <w:spacing w:line="276" w:lineRule="auto"/>
        <w:ind w:left="4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1.1.2.1. </w:t>
      </w:r>
      <w:sdt>
        <w:sdtPr>
          <w:id w:val="991542383"/>
          <w:tag w:val="goog_rdk_7"/>
        </w:sdtPr>
        <w:sdtContent>
          <w:ins w:author="Jordi Ferrer Beltran" w:id="4" w:date="2025-08-30T05:11:00Z">
            <w:r w:rsidDel="00000000" w:rsidR="00000000" w:rsidRPr="00000000">
              <w:rPr>
                <w:rFonts w:ascii="Times New Roman" w:cs="Times New Roman" w:eastAsia="Times New Roman" w:hAnsi="Times New Roman"/>
                <w:sz w:val="24"/>
                <w:szCs w:val="24"/>
                <w:rtl w:val="0"/>
              </w:rPr>
              <w:t xml:space="preserve">La prueba ilícita c</w:t>
            </w:r>
          </w:ins>
        </w:sdtContent>
      </w:sdt>
      <w:sdt>
        <w:sdtPr>
          <w:id w:val="-1155819477"/>
          <w:tag w:val="goog_rdk_8"/>
        </w:sdtPr>
        <w:sdtContent>
          <w:del w:author="Jordi Ferrer Beltran" w:id="4" w:date="2025-08-30T05:11:00Z">
            <w:r w:rsidDel="00000000" w:rsidR="00000000" w:rsidRPr="00000000">
              <w:rPr>
                <w:rFonts w:ascii="Times New Roman" w:cs="Times New Roman" w:eastAsia="Times New Roman" w:hAnsi="Times New Roman"/>
                <w:sz w:val="24"/>
                <w:szCs w:val="24"/>
                <w:rtl w:val="0"/>
              </w:rPr>
              <w:delText xml:space="preserve">C</w:delText>
            </w:r>
          </w:del>
        </w:sdtContent>
      </w:sdt>
      <w:r w:rsidDel="00000000" w:rsidR="00000000" w:rsidRPr="00000000">
        <w:rPr>
          <w:rFonts w:ascii="Times New Roman" w:cs="Times New Roman" w:eastAsia="Times New Roman" w:hAnsi="Times New Roman"/>
          <w:sz w:val="24"/>
          <w:szCs w:val="24"/>
          <w:rtl w:val="0"/>
        </w:rPr>
        <w:t xml:space="preserve">omo producto de la violación de derechos fundamentales</w:t>
      </w:r>
    </w:p>
    <w:p w:rsidR="00000000" w:rsidDel="00000000" w:rsidP="00000000" w:rsidRDefault="00000000" w:rsidRPr="00000000" w14:paraId="0000000A">
      <w:pPr>
        <w:spacing w:line="276" w:lineRule="auto"/>
        <w:ind w:left="4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1.1.2.2. </w:t>
      </w:r>
      <w:sdt>
        <w:sdtPr>
          <w:id w:val="1563732083"/>
          <w:tag w:val="goog_rdk_9"/>
        </w:sdtPr>
        <w:sdtContent>
          <w:ins w:author="Jordi Ferrer Beltran" w:id="5" w:date="2025-08-30T05:11:00Z">
            <w:r w:rsidDel="00000000" w:rsidR="00000000" w:rsidRPr="00000000">
              <w:rPr>
                <w:rFonts w:ascii="Times New Roman" w:cs="Times New Roman" w:eastAsia="Times New Roman" w:hAnsi="Times New Roman"/>
                <w:sz w:val="24"/>
                <w:szCs w:val="24"/>
                <w:rtl w:val="0"/>
              </w:rPr>
              <w:t xml:space="preserve">La prueba ilícita c</w:t>
            </w:r>
          </w:ins>
        </w:sdtContent>
      </w:sdt>
      <w:sdt>
        <w:sdtPr>
          <w:id w:val="1091315181"/>
          <w:tag w:val="goog_rdk_10"/>
        </w:sdtPr>
        <w:sdtContent>
          <w:del w:author="Jordi Ferrer Beltran" w:id="5" w:date="2025-08-30T05:11:00Z">
            <w:r w:rsidDel="00000000" w:rsidR="00000000" w:rsidRPr="00000000">
              <w:rPr>
                <w:rFonts w:ascii="Times New Roman" w:cs="Times New Roman" w:eastAsia="Times New Roman" w:hAnsi="Times New Roman"/>
                <w:sz w:val="24"/>
                <w:szCs w:val="24"/>
                <w:rtl w:val="0"/>
              </w:rPr>
              <w:delText xml:space="preserve">C</w:delText>
            </w:r>
          </w:del>
        </w:sdtContent>
      </w:sdt>
      <w:r w:rsidDel="00000000" w:rsidR="00000000" w:rsidRPr="00000000">
        <w:rPr>
          <w:rFonts w:ascii="Times New Roman" w:cs="Times New Roman" w:eastAsia="Times New Roman" w:hAnsi="Times New Roman"/>
          <w:sz w:val="24"/>
          <w:szCs w:val="24"/>
          <w:rtl w:val="0"/>
        </w:rPr>
        <w:t xml:space="preserve">omo producto de la violación de normas del ordenamiento jurídico</w:t>
      </w:r>
    </w:p>
    <w:p w:rsidR="00000000" w:rsidDel="00000000" w:rsidP="00000000" w:rsidRDefault="00000000" w:rsidRPr="00000000" w14:paraId="0000000B">
      <w:pPr>
        <w:spacing w:line="276" w:lineRule="auto"/>
        <w:ind w:left="4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1.1.2.3. Las prohibiciones probatorias y su alcance</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Los elementos del concepto </w:t>
      </w:r>
      <w:sdt>
        <w:sdtPr>
          <w:id w:val="1202821199"/>
          <w:tag w:val="goog_rdk_11"/>
        </w:sdtPr>
        <w:sdtContent>
          <w:ins w:author="Jordi Ferrer Beltran" w:id="6" w:date="2025-09-02T03:20:00Z">
            <w:r w:rsidDel="00000000" w:rsidR="00000000" w:rsidRPr="00000000">
              <w:rPr>
                <w:rFonts w:ascii="Times New Roman" w:cs="Times New Roman" w:eastAsia="Times New Roman" w:hAnsi="Times New Roman"/>
                <w:sz w:val="24"/>
                <w:szCs w:val="24"/>
                <w:rtl w:val="0"/>
              </w:rPr>
              <w:t xml:space="preserve">de prueba ilícita</w:t>
            </w:r>
          </w:ins>
        </w:sdtContent>
      </w:sdt>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Conclusiones parciales</w:t>
      </w:r>
    </w:p>
    <w:sdt>
      <w:sdtPr>
        <w:id w:val="1584506070"/>
        <w:tag w:val="goog_rdk_14"/>
      </w:sdtPr>
      <w:sdtContent>
        <w:p w:rsidR="00000000" w:rsidDel="00000000" w:rsidP="00000000" w:rsidRDefault="00000000" w:rsidRPr="00000000" w14:paraId="0000000E">
          <w:pPr>
            <w:spacing w:line="276" w:lineRule="auto"/>
            <w:jc w:val="both"/>
            <w:rPr>
              <w:ins w:author="Jordi Ferrer Beltran" w:id="7" w:date="2025-09-08T02:37:00Z"/>
              <w:rFonts w:ascii="Times New Roman" w:cs="Times New Roman" w:eastAsia="Times New Roman" w:hAnsi="Times New Roman"/>
              <w:sz w:val="24"/>
              <w:szCs w:val="24"/>
            </w:rPr>
          </w:pPr>
          <w:sdt>
            <w:sdtPr>
              <w:id w:val="-1038343240"/>
              <w:tag w:val="goog_rdk_13"/>
            </w:sdtPr>
            <w:sdtContent>
              <w:ins w:author="Jordi Ferrer Beltran" w:id="7" w:date="2025-09-08T02:37:00Z">
                <w:r w:rsidDel="00000000" w:rsidR="00000000" w:rsidRPr="00000000">
                  <w:rPr>
                    <w:rtl w:val="0"/>
                  </w:rPr>
                </w:r>
              </w:ins>
            </w:sdtContent>
          </w:sdt>
        </w:p>
      </w:sdtContent>
    </w:sdt>
    <w:sdt>
      <w:sdtPr>
        <w:id w:val="-1284293325"/>
        <w:tag w:val="goog_rdk_18"/>
      </w:sdtPr>
      <w:sdtContent>
        <w:p w:rsidR="00000000" w:rsidDel="00000000" w:rsidP="00000000" w:rsidRDefault="00000000" w:rsidRPr="00000000" w14:paraId="0000000F">
          <w:pPr>
            <w:spacing w:line="276" w:lineRule="auto"/>
            <w:jc w:val="both"/>
            <w:rPr>
              <w:del w:author="Jordi Ferrer Beltran" w:id="8" w:date="2025-09-08T02:36: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II. </w:t>
          </w:r>
          <w:sdt>
            <w:sdtPr>
              <w:id w:val="-1629876191"/>
              <w:tag w:val="goog_rdk_15"/>
            </w:sdtPr>
            <w:sdtContent>
              <w:ins w:author="Jordi Ferrer Beltran" w:id="8" w:date="2025-09-08T02:36:00Z"/>
              <w:sdt>
                <w:sdtPr>
                  <w:id w:val="1038993492"/>
                  <w:tag w:val="goog_rdk_16"/>
                </w:sdtPr>
                <w:sdtContent>
                  <w:ins w:author="Jordi Ferrer Beltran" w:id="8" w:date="2025-09-08T02:36:00Z">
                    <w:r w:rsidDel="00000000" w:rsidR="00000000" w:rsidRPr="00000000">
                      <w:rPr>
                        <w:rFonts w:ascii="Times New Roman" w:cs="Times New Roman" w:eastAsia="Times New Roman" w:hAnsi="Times New Roman"/>
                        <w:sz w:val="24"/>
                        <w:szCs w:val="24"/>
                        <w:rtl w:val="0"/>
                        <w:rPrChange w:author="Jordi Ferrer Beltran" w:id="9" w:date="2025-09-08T02:37:00Z">
                          <w:rPr>
                            <w:rFonts w:ascii="Times New Roman" w:cs="Times New Roman" w:eastAsia="Times New Roman" w:hAnsi="Times New Roman"/>
                            <w:b w:val="1"/>
                            <w:sz w:val="24"/>
                            <w:szCs w:val="24"/>
                          </w:rPr>
                        </w:rPrChange>
                      </w:rPr>
                      <w:t xml:space="preserve">La regulación jurídica de la prueba ilícita y su impacto en el proceso judicial</w:t>
                    </w:r>
                  </w:ins>
                </w:sdtContent>
              </w:sdt>
              <w:ins w:author="Jordi Ferrer Beltran" w:id="8" w:date="2025-09-08T02:36:00Z">
                <w:r w:rsidDel="00000000" w:rsidR="00000000" w:rsidRPr="00000000">
                  <w:rPr>
                    <w:rFonts w:ascii="Times New Roman" w:cs="Times New Roman" w:eastAsia="Times New Roman" w:hAnsi="Times New Roman"/>
                    <w:sz w:val="24"/>
                    <w:szCs w:val="24"/>
                    <w:rtl w:val="0"/>
                  </w:rPr>
                  <w:t xml:space="preserve"> </w:t>
                </w:r>
              </w:ins>
            </w:sdtContent>
          </w:sdt>
          <w:sdt>
            <w:sdtPr>
              <w:id w:val="-484804731"/>
              <w:tag w:val="goog_rdk_17"/>
            </w:sdtPr>
            <w:sdtContent>
              <w:del w:author="Jordi Ferrer Beltran" w:id="8" w:date="2025-09-08T02:36:00Z">
                <w:r w:rsidDel="00000000" w:rsidR="00000000" w:rsidRPr="00000000">
                  <w:rPr>
                    <w:rFonts w:ascii="Times New Roman" w:cs="Times New Roman" w:eastAsia="Times New Roman" w:hAnsi="Times New Roman"/>
                    <w:sz w:val="24"/>
                    <w:szCs w:val="24"/>
                    <w:rtl w:val="0"/>
                  </w:rPr>
                  <w:delText xml:space="preserve">La prueba ilícita. Regulación jurídica e impacto en el proceso judicial</w:delText>
                </w:r>
              </w:del>
            </w:sdtContent>
          </w:sdt>
        </w:p>
      </w:sdtContent>
    </w:sdt>
    <w:sdt>
      <w:sdtPr>
        <w:id w:val="-786617515"/>
        <w:tag w:val="goog_rdk_21"/>
      </w:sdtPr>
      <w:sdtContent>
        <w:p w:rsidR="00000000" w:rsidDel="00000000" w:rsidP="00000000" w:rsidRDefault="00000000" w:rsidRPr="00000000" w14:paraId="00000010">
          <w:pPr>
            <w:spacing w:line="276" w:lineRule="auto"/>
            <w:jc w:val="both"/>
            <w:rPr>
              <w:ins w:author="Jordi Ferrer Beltran" w:id="10" w:date="2025-09-08T02:36:00Z"/>
              <w:rFonts w:ascii="Times New Roman" w:cs="Times New Roman" w:eastAsia="Times New Roman" w:hAnsi="Times New Roman"/>
              <w:sz w:val="24"/>
              <w:szCs w:val="24"/>
            </w:rPr>
          </w:pPr>
          <w:sdt>
            <w:sdtPr>
              <w:id w:val="182189142"/>
              <w:tag w:val="goog_rdk_20"/>
            </w:sdtPr>
            <w:sdtContent>
              <w:ins w:author="Jordi Ferrer Beltran" w:id="10" w:date="2025-09-08T02:36:00Z">
                <w:r w:rsidDel="00000000" w:rsidR="00000000" w:rsidRPr="00000000">
                  <w:rPr>
                    <w:rtl w:val="0"/>
                  </w:rPr>
                </w:r>
              </w:ins>
            </w:sdtContent>
          </w:sdt>
        </w:p>
      </w:sdtContent>
    </w:sdt>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La prueba ilícita y las prohibiciones probatorias: un análisis entre reglas y epistemología</w:t>
      </w:r>
    </w:p>
    <w:p w:rsidR="00000000" w:rsidDel="00000000" w:rsidP="00000000" w:rsidRDefault="00000000" w:rsidRPr="00000000" w14:paraId="00000012">
      <w:pPr>
        <w:spacing w:line="276" w:lineRule="auto"/>
        <w:ind w:left="4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w:t>
      </w:r>
      <w:sdt>
        <w:sdtPr>
          <w:id w:val="136362140"/>
          <w:tag w:val="goog_rdk_22"/>
        </w:sdtPr>
        <w:sdtContent>
          <w:ins w:author="Jordi Ferrer Beltran" w:id="11" w:date="2025-09-08T02:38:00Z">
            <w:r w:rsidDel="00000000" w:rsidR="00000000" w:rsidRPr="00000000">
              <w:rPr>
                <w:rFonts w:ascii="Times New Roman" w:cs="Times New Roman" w:eastAsia="Times New Roman" w:hAnsi="Times New Roman"/>
                <w:sz w:val="24"/>
                <w:szCs w:val="24"/>
                <w:rtl w:val="0"/>
              </w:rPr>
              <w:t xml:space="preserve">Prohibiciones probatorias s</w:t>
            </w:r>
          </w:ins>
        </w:sdtContent>
      </w:sdt>
      <w:sdt>
        <w:sdtPr>
          <w:id w:val="940367434"/>
          <w:tag w:val="goog_rdk_23"/>
        </w:sdtPr>
        <w:sdtContent>
          <w:del w:author="Jordi Ferrer Beltran" w:id="11" w:date="2025-09-08T02:38:00Z">
            <w:r w:rsidDel="00000000" w:rsidR="00000000" w:rsidRPr="00000000">
              <w:rPr>
                <w:rFonts w:ascii="Times New Roman" w:cs="Times New Roman" w:eastAsia="Times New Roman" w:hAnsi="Times New Roman"/>
                <w:sz w:val="24"/>
                <w:szCs w:val="24"/>
                <w:rtl w:val="0"/>
              </w:rPr>
              <w:delText xml:space="preserve">S</w:delText>
            </w:r>
          </w:del>
        </w:sdtContent>
      </w:sdt>
      <w:r w:rsidDel="00000000" w:rsidR="00000000" w:rsidRPr="00000000">
        <w:rPr>
          <w:rFonts w:ascii="Times New Roman" w:cs="Times New Roman" w:eastAsia="Times New Roman" w:hAnsi="Times New Roman"/>
          <w:sz w:val="24"/>
          <w:szCs w:val="24"/>
          <w:rtl w:val="0"/>
        </w:rPr>
        <w:t xml:space="preserve">obre </w:t>
      </w:r>
      <w:sdt>
        <w:sdtPr>
          <w:id w:val="-1511586061"/>
          <w:tag w:val="goog_rdk_24"/>
        </w:sdtPr>
        <w:sdtContent>
          <w:ins w:author="Jordi Ferrer Beltran" w:id="12" w:date="2025-09-08T02:37:00Z">
            <w:r w:rsidDel="00000000" w:rsidR="00000000" w:rsidRPr="00000000">
              <w:rPr>
                <w:rFonts w:ascii="Times New Roman" w:cs="Times New Roman" w:eastAsia="Times New Roman" w:hAnsi="Times New Roman"/>
                <w:sz w:val="24"/>
                <w:szCs w:val="24"/>
                <w:rtl w:val="0"/>
              </w:rPr>
              <w:t xml:space="preserve">el </w:t>
            </w:r>
          </w:ins>
        </w:sdtContent>
      </w:sdt>
      <w:r w:rsidDel="00000000" w:rsidR="00000000" w:rsidRPr="00000000">
        <w:rPr>
          <w:rFonts w:ascii="Times New Roman" w:cs="Times New Roman" w:eastAsia="Times New Roman" w:hAnsi="Times New Roman"/>
          <w:sz w:val="24"/>
          <w:szCs w:val="24"/>
          <w:rtl w:val="0"/>
        </w:rPr>
        <w:t xml:space="preserve">tema u objeto de prueba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45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w:t>
      </w:r>
      <w:sdt>
        <w:sdtPr>
          <w:id w:val="1876278986"/>
          <w:tag w:val="goog_rdk_25"/>
        </w:sdtPr>
        <w:sdtContent>
          <w:del w:author="Jordi Ferrer Beltran" w:id="13" w:date="2025-09-08T02:3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En cuanto a</w:delText>
            </w:r>
          </w:del>
        </w:sdtContent>
      </w:sdt>
      <w:sdt>
        <w:sdtPr>
          <w:id w:val="231086972"/>
          <w:tag w:val="goog_rdk_26"/>
        </w:sdtPr>
        <w:sdtContent>
          <w:ins w:author="Jordi Ferrer Beltran" w:id="13" w:date="2025-09-08T02:3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Prohibiciones probatorias sobre </w:t>
            </w:r>
          </w:ins>
        </w:sdtContent>
      </w:sdt>
      <w:sdt>
        <w:sdtPr>
          <w:id w:val="-1487979362"/>
          <w:tag w:val="goog_rdk_27"/>
        </w:sdtPr>
        <w:sdtContent>
          <w:del w:author="Jordi Ferrer Beltran" w:id="14" w:date="2025-09-08T02: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medios de prueba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45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 </w:t>
      </w:r>
      <w:sdt>
        <w:sdtPr>
          <w:id w:val="-794282517"/>
          <w:tag w:val="goog_rdk_28"/>
        </w:sdtPr>
        <w:sdtContent>
          <w:del w:author="Jordi Ferrer Beltran" w:id="15" w:date="2025-09-08T02:3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En lo referente a</w:delText>
            </w:r>
          </w:del>
        </w:sdtContent>
      </w:sdt>
      <w:sdt>
        <w:sdtPr>
          <w:id w:val="-396740226"/>
          <w:tag w:val="goog_rdk_29"/>
        </w:sdtPr>
        <w:sdtContent>
          <w:ins w:author="Jordi Ferrer Beltran" w:id="15" w:date="2025-09-08T02:3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Prohibiciones probatorias sobre </w:t>
            </w:r>
          </w:ins>
        </w:sdtContent>
      </w:sdt>
      <w:sdt>
        <w:sdtPr>
          <w:id w:val="375642004"/>
          <w:tag w:val="goog_rdk_30"/>
        </w:sdtPr>
        <w:sdtContent>
          <w:del w:author="Jordi Ferrer Beltran" w:id="16" w:date="2025-09-08T02: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métodos de obtención de pruebas</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La prueba ilícita durante el proceso judicial. Explicación y alcance</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2.2.1. El momento en el que se produce la ilicitud</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2.2.2. Los sujetos que intervienen en la ilicitud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2.2.3. Los mecanismos de control en el proceso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Conclusiones parciales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dt>
      <w:sdtPr>
        <w:id w:val="1131626397"/>
        <w:tag w:val="goog_rdk_32"/>
      </w:sdtPr>
      <w:sdtContent>
        <w:p w:rsidR="00000000" w:rsidDel="00000000" w:rsidP="00000000" w:rsidRDefault="00000000" w:rsidRPr="00000000" w14:paraId="0000001E">
          <w:pPr>
            <w:spacing w:line="360" w:lineRule="auto"/>
            <w:jc w:val="center"/>
            <w:rPr>
              <w:ins w:author="Jordi Ferrer Beltran" w:id="17" w:date="2025-08-28T02:53:00Z"/>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I. La prueba ilícita. Generalidades</w:t>
          </w:r>
          <w:sdt>
            <w:sdtPr>
              <w:id w:val="1436923188"/>
              <w:tag w:val="goog_rdk_31"/>
            </w:sdtPr>
            <w:sdtContent>
              <w:ins w:author="Jordi Ferrer Beltran" w:id="17" w:date="2025-08-28T02:53:00Z">
                <w:r w:rsidDel="00000000" w:rsidR="00000000" w:rsidRPr="00000000">
                  <w:rPr>
                    <w:rtl w:val="0"/>
                  </w:rPr>
                </w:r>
              </w:ins>
            </w:sdtContent>
          </w:sdt>
        </w:p>
      </w:sdtContent>
    </w:sdt>
    <w:p w:rsidR="00000000" w:rsidDel="00000000" w:rsidP="00000000" w:rsidRDefault="00000000" w:rsidRPr="00000000" w14:paraId="0000001F">
      <w:pPr>
        <w:spacing w:line="360" w:lineRule="auto"/>
        <w:jc w:val="center"/>
        <w:rPr>
          <w:rFonts w:ascii="Times New Roman" w:cs="Times New Roman" w:eastAsia="Times New Roman" w:hAnsi="Times New Roman"/>
          <w:b w:val="1"/>
          <w:sz w:val="24"/>
          <w:szCs w:val="24"/>
        </w:rPr>
      </w:pPr>
      <w:r w:rsidDel="00000000" w:rsidR="00000000" w:rsidRPr="00000000">
        <w:rPr>
          <w:rtl w:val="0"/>
        </w:rPr>
      </w:r>
    </w:p>
    <w:sdt>
      <w:sdtPr>
        <w:id w:val="1617337400"/>
        <w:tag w:val="goog_rdk_34"/>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ns w:author="Jordi Ferrer Beltran" w:id="18" w:date="2025-08-28T02:52:00Z"/>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presente capítulo se propone analizar la definición de la prueba ilícita para coadyuvar a su esclarecimiento y precisión, a partir de las posiciones teórico-dogmáticas y jurisprudenciales planteadas al respecto. Se trata de un estudio que examina las problemáticas persistentes en torno a la terminología, la distinción con otras instituciones de similar contenido o efectos, y los elementos conceptuales esenciales. </w:t>
          </w:r>
          <w:sdt>
            <w:sdtPr>
              <w:id w:val="1214282308"/>
              <w:tag w:val="goog_rdk_33"/>
            </w:sdtPr>
            <w:sdtContent>
              <w:ins w:author="Jordi Ferrer Beltran" w:id="18" w:date="2025-08-28T02:52:00Z">
                <w:r w:rsidDel="00000000" w:rsidR="00000000" w:rsidRPr="00000000">
                  <w:rPr>
                    <w:rtl w:val="0"/>
                  </w:rPr>
                </w:r>
              </w:ins>
            </w:sdtContent>
          </w:sdt>
        </w:p>
      </w:sdtContent>
    </w:sd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dt>
      <w:sdtPr>
        <w:id w:val="-783827142"/>
        <w:tag w:val="goog_rdk_36"/>
      </w:sdtPr>
      <w:sdtContent>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ins w:author="Jordi Ferrer Beltran" w:id="19" w:date="2025-08-28T02:52:00Z"/>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Construyendo un concepto</w:t>
          </w:r>
          <w:sdt>
            <w:sdtPr>
              <w:id w:val="1343024488"/>
              <w:tag w:val="goog_rdk_35"/>
            </w:sdtPr>
            <w:sdtContent>
              <w:ins w:author="Jordi Ferrer Beltran" w:id="19" w:date="2025-08-28T02:52:00Z">
                <w:r w:rsidDel="00000000" w:rsidR="00000000" w:rsidRPr="00000000">
                  <w:rPr>
                    <w:rtl w:val="0"/>
                  </w:rPr>
                </w:r>
              </w:ins>
            </w:sdtContent>
          </w:sdt>
        </w:p>
      </w:sdtContent>
    </w:sdt>
    <w:sdt>
      <w:sdtPr>
        <w:id w:val="-1037137667"/>
        <w:tag w:val="goog_rdk_37"/>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Calibri" w:cs="Calibri" w:eastAsia="Calibri" w:hAnsi="Calibri"/>
              <w:b w:val="0"/>
              <w:i w:val="0"/>
              <w:smallCaps w:val="0"/>
              <w:strike w:val="0"/>
              <w:color w:val="000000"/>
              <w:sz w:val="20"/>
              <w:szCs w:val="20"/>
              <w:u w:val="none"/>
              <w:shd w:fill="auto" w:val="clear"/>
              <w:vertAlign w:val="baseline"/>
              <w:rPrChange w:author="Jordi Ferrer Beltran" w:id="20" w:date="2025-08-28T02:52:00Z">
                <w:rPr>
                  <w:rFonts w:ascii="Times New Roman" w:cs="Times New Roman" w:eastAsia="Times New Roman" w:hAnsi="Times New Roman"/>
                  <w:b w:val="1"/>
                  <w:i w:val="0"/>
                  <w:smallCaps w:val="0"/>
                  <w:strike w:val="0"/>
                  <w:color w:val="000000"/>
                  <w:sz w:val="24"/>
                  <w:szCs w:val="24"/>
                  <w:u w:val="none"/>
                  <w:shd w:fill="auto" w:val="clear"/>
                  <w:vertAlign w:val="baseline"/>
                </w:rPr>
              </w:rPrChange>
            </w:rPr>
            <w:pPrChange w:author="Jordi Ferrer Beltran" w:id="0" w:date="2025-08-28T02:52:00Z">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pPr>
            </w:pPrChange>
          </w:pPr>
          <w:r w:rsidDel="00000000" w:rsidR="00000000" w:rsidRPr="00000000">
            <w:rPr>
              <w:rtl w:val="0"/>
            </w:rPr>
          </w:r>
        </w:p>
      </w:sdtContent>
    </w:sd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Desde un enfoque teórico, ofrecer una definición de prueba ilícita resulta tarea compleja pues, aunque se han efectuado muchas investigaciones al respecto (desde la dogmática civil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 y también desde una vasta jurisprudencia al respecto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sigue siendo confusa la forma de abordar los puntos problemáticos relacionados con el concepto y muchas veces apresurada la conexión entre ilicitud probatoria y su efecto excluyente de la prueba en el proceso. Por ello, realizar un estudio de este tipo ha de coadyuvar a una mejor comprensión del tema dando cuenta de sus aspectos más relevantes.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principales dificultades pueden ser observadas desde dos aristas:  i. la terminología utilizada; y, ii. los sentidos que doctrinalmente se le adscriben. Con estas dos líneas a seguir se puede ir tratando de manera transversal cada uno de los debates que persisten y resultan coincidentes con las principales problemáticas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sdt>
      <w:sdtPr>
        <w:id w:val="-1878893728"/>
        <w:tag w:val="goog_rdk_40"/>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ns w:author="Jordi Ferrer Beltran" w:id="21" w:date="2025-08-28T02:52:00Z"/>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problema de índole terminológico deviene en punto de partida y </w:t>
          </w:r>
          <w:sdt>
            <w:sdtPr>
              <w:id w:val="-410191122"/>
              <w:tag w:val="goog_rdk_38"/>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presenta con</w:t>
          </w:r>
          <w:commentRangeEnd w:id="0"/>
          <w:r w:rsidDel="00000000" w:rsidR="00000000" w:rsidRPr="00000000">
            <w:commentReference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manera general, en la doctrina y en la jurisprudencia, el uso de distintas expresiones o términos para nombrar a las ilicitudes probatorias; cuestión que denota falta de uniformidad y suele ocasionar cierta inquietud en el orden conceptual, pues muchas veces no queda claro de qué institución se trata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consecuentemente, cuáles son sus efectos procesales.</w:t>
          </w:r>
          <w:sdt>
            <w:sdtPr>
              <w:id w:val="-900105120"/>
              <w:tag w:val="goog_rdk_39"/>
            </w:sdtPr>
            <w:sdtContent>
              <w:ins w:author="Jordi Ferrer Beltran" w:id="21" w:date="2025-08-28T02:52:00Z">
                <w:r w:rsidDel="00000000" w:rsidR="00000000" w:rsidRPr="00000000">
                  <w:rPr>
                    <w:rtl w:val="0"/>
                  </w:rPr>
                </w:r>
              </w:ins>
            </w:sdtContent>
          </w:sdt>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dt>
      <w:sdtPr>
        <w:id w:val="-981177800"/>
        <w:tag w:val="goog_rdk_45"/>
      </w:sdtPr>
      <w:sdtContent>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720" w:right="0" w:hanging="720"/>
            <w:jc w:val="both"/>
            <w:rPr>
              <w:ins w:author="Jordi Ferrer Beltran" w:id="23" w:date="2025-08-28T02:52:00Z"/>
              <w:rFonts w:ascii="Calibri" w:cs="Calibri" w:eastAsia="Calibri" w:hAnsi="Calibri"/>
              <w:b w:val="0"/>
              <w:sz w:val="20"/>
              <w:szCs w:val="20"/>
              <w:rPrChange w:author="Jordi Ferrer Beltran" w:id="24" w:date="2025-08-28T02:52:00Z">
                <w:rPr>
                  <w:rFonts w:ascii="Times New Roman" w:cs="Times New Roman" w:eastAsia="Times New Roman" w:hAnsi="Times New Roman"/>
                  <w:b w:val="1"/>
                  <w:i w:val="0"/>
                  <w:smallCaps w:val="0"/>
                  <w:strike w:val="0"/>
                  <w:color w:val="000000"/>
                  <w:sz w:val="24"/>
                  <w:szCs w:val="24"/>
                  <w:u w:val="none"/>
                  <w:shd w:fill="auto" w:val="clear"/>
                  <w:vertAlign w:val="baseline"/>
                </w:rPr>
              </w:rPrChange>
            </w:rPr>
            <w:pPrChange w:author="Jordi Ferrer Beltran" w:id="0" w:date="2025-08-28T02:52:00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pPr>
            </w:pPrChange>
          </w:pPr>
          <w:sdt>
            <w:sdtPr>
              <w:id w:val="700990932"/>
              <w:tag w:val="goog_rdk_42"/>
            </w:sdtPr>
            <w:sdtContent>
              <w:del w:author="Jordi Ferrer Beltran" w:id="22" w:date="2025-08-28T02:52: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1.1.1. </w:delText>
                </w:r>
              </w:del>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 problema terminológico</w:t>
          </w:r>
          <w:sdt>
            <w:sdtPr>
              <w:id w:val="635483981"/>
              <w:tag w:val="goog_rdk_43"/>
            </w:sdtPr>
            <w:sdtContent>
              <w:del w:author="Jordi Ferrer Beltran" w:id="23" w:date="2025-08-28T02:52: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w:delText>
                </w:r>
              </w:del>
            </w:sdtContent>
          </w:sdt>
          <w:sdt>
            <w:sdtPr>
              <w:id w:val="196798698"/>
              <w:tag w:val="goog_rdk_44"/>
            </w:sdtPr>
            <w:sdtContent>
              <w:ins w:author="Jordi Ferrer Beltran" w:id="23" w:date="2025-08-28T02:52:00Z">
                <w:r w:rsidDel="00000000" w:rsidR="00000000" w:rsidRPr="00000000">
                  <w:rPr>
                    <w:rtl w:val="0"/>
                  </w:rPr>
                </w:r>
              </w:ins>
            </w:sdtContent>
          </w:sdt>
        </w:p>
      </w:sdtContent>
    </w:sdt>
    <w:sdt>
      <w:sdtPr>
        <w:id w:val="965322730"/>
        <w:tag w:val="goog_rdk_46"/>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Calibri" w:cs="Calibri" w:eastAsia="Calibri" w:hAnsi="Calibri"/>
              <w:b w:val="0"/>
              <w:sz w:val="20"/>
              <w:szCs w:val="20"/>
              <w:rPrChange w:author="Jordi Ferrer Beltran" w:id="25" w:date="2025-08-28T02:52:00Z">
                <w:rPr>
                  <w:rFonts w:ascii="Times New Roman" w:cs="Times New Roman" w:eastAsia="Times New Roman" w:hAnsi="Times New Roman"/>
                  <w:b w:val="1"/>
                  <w:i w:val="0"/>
                  <w:smallCaps w:val="0"/>
                  <w:strike w:val="0"/>
                  <w:color w:val="000000"/>
                  <w:sz w:val="24"/>
                  <w:szCs w:val="24"/>
                  <w:u w:val="none"/>
                  <w:shd w:fill="auto" w:val="clear"/>
                  <w:vertAlign w:val="baseline"/>
                </w:rPr>
              </w:rPrChange>
            </w:rPr>
            <w:pPrChange w:author="Jordi Ferrer Beltran" w:id="0" w:date="2025-08-28T02:52:00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pPr>
            </w:pPrChange>
          </w:pPr>
          <w:r w:rsidDel="00000000" w:rsidR="00000000" w:rsidRPr="00000000">
            <w:rPr>
              <w:rtl w:val="0"/>
            </w:rPr>
          </w:r>
        </w:p>
      </w:sdtContent>
    </w:sdt>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estudiar la prueba ilícita, la primera dificultad que se advierte proviene de la variada terminología utilizada. De manera frecuente se emplean indistintamente expresiones tales como </w:t>
      </w:r>
      <w:r w:rsidDel="00000000" w:rsidR="00000000" w:rsidRPr="00000000">
        <w:rPr>
          <w:rFonts w:ascii="Times New Roman" w:cs="Times New Roman" w:eastAsia="Times New Roman" w:hAnsi="Times New Roman"/>
          <w:i w:val="1"/>
          <w:sz w:val="24"/>
          <w:szCs w:val="24"/>
          <w:rtl w:val="0"/>
        </w:rPr>
        <w:t xml:space="preserve">prueba prohibida</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prueba ilícita</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prueba irregular</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prueba ilegal</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sz w:val="24"/>
          <w:szCs w:val="24"/>
          <w:rtl w:val="0"/>
        </w:rPr>
        <w:t xml:space="preserve">ilegalmente obtenida</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prueba ilegítimamente obtenida</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prueba inconstitucional</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prueba clandestina</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prueba ilícita de valoración prohibida</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prueba nula</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sz w:val="24"/>
          <w:szCs w:val="24"/>
          <w:rtl w:val="0"/>
        </w:rPr>
        <w:t xml:space="preserve">prueba viciada</w:t>
      </w:r>
      <w:r w:rsidDel="00000000" w:rsidR="00000000" w:rsidRPr="00000000">
        <w:rPr>
          <w:rFonts w:ascii="Times New Roman" w:cs="Times New Roman" w:eastAsia="Times New Roman" w:hAnsi="Times New Roman"/>
          <w:i w:val="1"/>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como las principales identificadas. </w:t>
      </w:r>
    </w:p>
    <w:sdt>
      <w:sdtPr>
        <w:id w:val="-713381396"/>
        <w:tag w:val="goog_rdk_48"/>
      </w:sdtPr>
      <w:sdtContent>
        <w:p w:rsidR="00000000" w:rsidDel="00000000" w:rsidP="00000000" w:rsidRDefault="00000000" w:rsidRPr="00000000" w14:paraId="0000002B">
          <w:pPr>
            <w:spacing w:line="360" w:lineRule="auto"/>
            <w:jc w:val="both"/>
            <w:rPr>
              <w:ins w:author="Jordi Ferrer Beltran" w:id="26" w:date="2025-08-28T02:52: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finalidad de poner un cierto orden en tan variada terminología puede ser conveniente hacer tres distinciones al respecto: 1. entre prueba ilícita y prohibiciones probatorias; 2. entre prueba ilícita y prueba irregular; y, 3. entre el resto de los términos o expresiones utilizados. Las dos primeras distinciones son muy relevantes en tanto suelen utilizarse comúnmente y de manera indistinta, pese a que parecen remitir a conceptos diferentes. Con la tercera distinción, se abordan</w:t>
          </w:r>
          <w:r w:rsidDel="00000000" w:rsidR="00000000" w:rsidRPr="00000000">
            <w:rPr>
              <w:rFonts w:ascii="Times New Roman" w:cs="Times New Roman" w:eastAsia="Times New Roman" w:hAnsi="Times New Roman"/>
              <w:color w:val="5b9bd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otras formas de nombrar a las ilicitudes probatorias que, en criterio propio, tienen diferente significado y connotación. Realizar estas tres distinciones puede ayudar a que se logre una mejor comprensión del problema terminológico sobre la prueba ilícita, ganando en claridad respecto al término más adecuado a utilizar</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w:t>
          </w:r>
          <w:sdt>
            <w:sdtPr>
              <w:id w:val="-161672057"/>
              <w:tag w:val="goog_rdk_47"/>
            </w:sdtPr>
            <w:sdtContent>
              <w:ins w:author="Jordi Ferrer Beltran" w:id="26" w:date="2025-08-28T02:52:00Z">
                <w:r w:rsidDel="00000000" w:rsidR="00000000" w:rsidRPr="00000000">
                  <w:rPr>
                    <w:rtl w:val="0"/>
                  </w:rPr>
                </w:r>
              </w:ins>
            </w:sdtContent>
          </w:sdt>
        </w:p>
      </w:sdtContent>
    </w:sdt>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sdt>
      <w:sdtPr>
        <w:id w:val="-1944877220"/>
        <w:tag w:val="goog_rdk_55"/>
      </w:sdtPr>
      <w:sdtContent>
        <w:p w:rsidR="00000000" w:rsidDel="00000000" w:rsidP="00000000" w:rsidRDefault="00000000" w:rsidRPr="00000000" w14:paraId="0000002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ins w:author="Jordi Ferrer Beltran" w:id="29" w:date="2025-08-28T02:56:00Z"/>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Distinción </w:t>
          </w:r>
          <w:sdt>
            <w:sdtPr>
              <w:id w:val="-1449664081"/>
              <w:tag w:val="goog_rdk_49"/>
            </w:sdtPr>
            <w:sdtContent>
              <w:ins w:author="Jordi Ferrer Beltran" w:id="27" w:date="2025-08-28T02:53: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entre prueba ilícita y</w:t>
                </w:r>
              </w:ins>
            </w:sdtContent>
          </w:sdt>
          <w:sdt>
            <w:sdtPr>
              <w:id w:val="-865631933"/>
              <w:tag w:val="goog_rdk_50"/>
            </w:sdtPr>
            <w:sdtContent>
              <w:del w:author="Jordi Ferrer Beltran" w:id="27" w:date="2025-08-28T02:53: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con las</w:delText>
                </w:r>
              </w:del>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prohibici</w:t>
          </w:r>
          <w:sdt>
            <w:sdtPr>
              <w:id w:val="-2029728598"/>
              <w:tag w:val="goog_rdk_51"/>
            </w:sdtPr>
            <w:sdtContent>
              <w:ins w:author="Jordi Ferrer Beltran" w:id="28" w:date="2025-08-28T02:56: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ón</w:t>
                </w:r>
              </w:ins>
            </w:sdtContent>
          </w:sdt>
          <w:sdt>
            <w:sdtPr>
              <w:id w:val="-926166421"/>
              <w:tag w:val="goog_rdk_52"/>
            </w:sdtPr>
            <w:sdtContent>
              <w:del w:author="Jordi Ferrer Beltran" w:id="28" w:date="2025-08-28T02:56: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ones</w:delText>
                </w:r>
              </w:del>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probatoria</w:t>
          </w:r>
          <w:sdt>
            <w:sdtPr>
              <w:id w:val="-1089251744"/>
              <w:tag w:val="goog_rdk_53"/>
            </w:sdtPr>
            <w:sdtContent>
              <w:del w:author="Jordi Ferrer Beltran" w:id="29" w:date="2025-08-28T02:56: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s.</w:delText>
                </w:r>
              </w:del>
            </w:sdtContent>
          </w:sdt>
          <w:sdt>
            <w:sdtPr>
              <w:id w:val="-822750697"/>
              <w:tag w:val="goog_rdk_54"/>
            </w:sdtPr>
            <w:sdtContent>
              <w:ins w:author="Jordi Ferrer Beltran" w:id="29" w:date="2025-08-28T02:56:00Z">
                <w:r w:rsidDel="00000000" w:rsidR="00000000" w:rsidRPr="00000000">
                  <w:rPr>
                    <w:rtl w:val="0"/>
                  </w:rPr>
                </w:r>
              </w:ins>
            </w:sdtContent>
          </w:sdt>
        </w:p>
      </w:sdtContent>
    </w:sdt>
    <w:sdt>
      <w:sdtPr>
        <w:id w:val="-1941923356"/>
        <w:tag w:val="goog_rdk_56"/>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Change w:author="Jordi Ferrer Beltran" w:id="30" w:date="2025-08-28T02:53:00Z">
                <w:rPr>
                  <w:rFonts w:ascii="Times New Roman" w:cs="Times New Roman" w:eastAsia="Times New Roman" w:hAnsi="Times New Roman"/>
                  <w:b w:val="1"/>
                  <w:i w:val="0"/>
                  <w:smallCaps w:val="0"/>
                  <w:strike w:val="0"/>
                  <w:color w:val="000000"/>
                  <w:sz w:val="24"/>
                  <w:szCs w:val="24"/>
                  <w:u w:val="none"/>
                  <w:shd w:fill="auto" w:val="clear"/>
                  <w:vertAlign w:val="baseline"/>
                </w:rPr>
              </w:rPrChange>
            </w:rPr>
            <w:pPrChange w:author="Jordi Ferrer Beltran" w:id="0" w:date="2025-08-28T02:53:00Z">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720" w:right="0" w:hanging="720"/>
                <w:jc w:val="both"/>
              </w:pPr>
            </w:pPrChange>
          </w:pPr>
          <w:r w:rsidDel="00000000" w:rsidR="00000000" w:rsidRPr="00000000">
            <w:rPr>
              <w:rtl w:val="0"/>
            </w:rPr>
          </w:r>
        </w:p>
      </w:sdtContent>
    </w:sdt>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explicar con claridad la distinción entre </w:t>
      </w:r>
      <w:r w:rsidDel="00000000" w:rsidR="00000000" w:rsidRPr="00000000">
        <w:rPr>
          <w:rFonts w:ascii="Times New Roman" w:cs="Times New Roman" w:eastAsia="Times New Roman" w:hAnsi="Times New Roman"/>
          <w:i w:val="1"/>
          <w:sz w:val="24"/>
          <w:szCs w:val="24"/>
          <w:rtl w:val="0"/>
        </w:rPr>
        <w:t xml:space="preserve">prueba ilícita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rtl w:val="0"/>
        </w:rPr>
        <w:t xml:space="preserve"> resulta importante dar cuenta, en primer lugar, del uso ambivalente entre esta última expresión y la </w:t>
      </w:r>
      <w:r w:rsidDel="00000000" w:rsidR="00000000" w:rsidRPr="00000000">
        <w:rPr>
          <w:rFonts w:ascii="Times New Roman" w:cs="Times New Roman" w:eastAsia="Times New Roman" w:hAnsi="Times New Roman"/>
          <w:i w:val="1"/>
          <w:sz w:val="24"/>
          <w:szCs w:val="24"/>
          <w:rtl w:val="0"/>
        </w:rPr>
        <w:t xml:space="preserve">prueba prohibida</w:t>
      </w:r>
      <w:r w:rsidDel="00000000" w:rsidR="00000000" w:rsidRPr="00000000">
        <w:rPr>
          <w:rFonts w:ascii="Times New Roman" w:cs="Times New Roman" w:eastAsia="Times New Roman" w:hAnsi="Times New Roman"/>
          <w:sz w:val="24"/>
          <w:szCs w:val="24"/>
          <w:rtl w:val="0"/>
        </w:rPr>
        <w:t xml:space="preserve"> (antes de llegar a la distinción con </w:t>
      </w:r>
      <w:r w:rsidDel="00000000" w:rsidR="00000000" w:rsidRPr="00000000">
        <w:rPr>
          <w:rFonts w:ascii="Times New Roman" w:cs="Times New Roman" w:eastAsia="Times New Roman" w:hAnsi="Times New Roman"/>
          <w:i w:val="1"/>
          <w:sz w:val="24"/>
          <w:szCs w:val="24"/>
          <w:rtl w:val="0"/>
        </w:rPr>
        <w:t xml:space="preserve">prueba ilícita</w:t>
      </w:r>
      <w:r w:rsidDel="00000000" w:rsidR="00000000" w:rsidRPr="00000000">
        <w:rPr>
          <w:rFonts w:ascii="Times New Roman" w:cs="Times New Roman" w:eastAsia="Times New Roman" w:hAnsi="Times New Roman"/>
          <w:sz w:val="24"/>
          <w:szCs w:val="24"/>
          <w:rtl w:val="0"/>
        </w:rPr>
        <w:t xml:space="preserve">). La cuestión es que se suele encontrar el uso confuso de las expresiones </w:t>
      </w:r>
      <w:r w:rsidDel="00000000" w:rsidR="00000000" w:rsidRPr="00000000">
        <w:rPr>
          <w:rFonts w:ascii="Times New Roman" w:cs="Times New Roman" w:eastAsia="Times New Roman" w:hAnsi="Times New Roman"/>
          <w:i w:val="1"/>
          <w:sz w:val="24"/>
          <w:szCs w:val="24"/>
          <w:rtl w:val="0"/>
        </w:rPr>
        <w:t xml:space="preserve">prueba ilícita,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prueba prohibida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rtl w:val="0"/>
        </w:rPr>
        <w:t xml:space="preserve"> sin que sea muy claro el alcance de cada una de ellas. En este sentido, puede ser útil comenzar por diferenciar </w:t>
      </w:r>
      <w:r w:rsidDel="00000000" w:rsidR="00000000" w:rsidRPr="00000000">
        <w:rPr>
          <w:rFonts w:ascii="Times New Roman" w:cs="Times New Roman" w:eastAsia="Times New Roman" w:hAnsi="Times New Roman"/>
          <w:i w:val="1"/>
          <w:sz w:val="24"/>
          <w:szCs w:val="24"/>
          <w:rtl w:val="0"/>
        </w:rPr>
        <w:t xml:space="preserve">prueba prohibida</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rtl w:val="0"/>
        </w:rPr>
        <w:t xml:space="preserve"> para luego centrar la atención en la distinción de </w:t>
      </w:r>
      <w:sdt>
        <w:sdtPr>
          <w:id w:val="-388269793"/>
          <w:tag w:val="goog_rdk_57"/>
        </w:sdtPr>
        <w:sdtContent>
          <w:ins w:author="Jordi Ferrer Beltran" w:id="31" w:date="2025-08-28T02:57:00Z">
            <w:r w:rsidDel="00000000" w:rsidR="00000000" w:rsidRPr="00000000">
              <w:rPr>
                <w:rFonts w:ascii="Times New Roman" w:cs="Times New Roman" w:eastAsia="Times New Roman" w:hAnsi="Times New Roman"/>
                <w:sz w:val="24"/>
                <w:szCs w:val="24"/>
                <w:rtl w:val="0"/>
              </w:rPr>
              <w:t xml:space="preserve">cada </w:t>
            </w:r>
          </w:ins>
        </w:sdtContent>
      </w:sdt>
      <w:r w:rsidDel="00000000" w:rsidR="00000000" w:rsidRPr="00000000">
        <w:rPr>
          <w:rFonts w:ascii="Times New Roman" w:cs="Times New Roman" w:eastAsia="Times New Roman" w:hAnsi="Times New Roman"/>
          <w:sz w:val="24"/>
          <w:szCs w:val="24"/>
          <w:rtl w:val="0"/>
        </w:rPr>
        <w:t xml:space="preserve">una de estas con la prueba ilícita.</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términos </w:t>
      </w:r>
      <w:r w:rsidDel="00000000" w:rsidR="00000000" w:rsidRPr="00000000">
        <w:rPr>
          <w:rFonts w:ascii="Times New Roman" w:cs="Times New Roman" w:eastAsia="Times New Roman" w:hAnsi="Times New Roman"/>
          <w:i w:val="1"/>
          <w:sz w:val="24"/>
          <w:szCs w:val="24"/>
          <w:rtl w:val="0"/>
        </w:rPr>
        <w:t xml:space="preserve">prueba prohibida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rtl w:val="0"/>
        </w:rPr>
        <w:t xml:space="preserve"> se emplean muchas veces de manera indistinta en el lenguaje jurídico. El origen de dichos términos suele situarse en la doctrina alemana que comenzó con </w:t>
      </w:r>
      <w:r w:rsidDel="00000000" w:rsidR="00000000" w:rsidRPr="00000000">
        <w:rPr>
          <w:rFonts w:ascii="Times New Roman" w:cs="Times New Roman" w:eastAsia="Times New Roman" w:hAnsi="Times New Roman"/>
          <w:smallCaps w:val="1"/>
          <w:sz w:val="24"/>
          <w:szCs w:val="24"/>
          <w:rtl w:val="0"/>
        </w:rPr>
        <w:t xml:space="preserve">Beling</w:t>
      </w:r>
      <w:r w:rsidDel="00000000" w:rsidR="00000000" w:rsidRPr="00000000">
        <w:rPr>
          <w:rFonts w:ascii="Times New Roman" w:cs="Times New Roman" w:eastAsia="Times New Roman" w:hAnsi="Times New Roman"/>
          <w:sz w:val="24"/>
          <w:szCs w:val="24"/>
          <w:rtl w:val="0"/>
        </w:rPr>
        <w:t xml:space="preserve"> a inicios del siglo XX</w:t>
      </w:r>
      <w:r w:rsidDel="00000000" w:rsidR="00000000" w:rsidRPr="00000000">
        <w:rPr>
          <w:rFonts w:ascii="Times New Roman" w:cs="Times New Roman" w:eastAsia="Times New Roman" w:hAnsi="Times New Roman"/>
          <w:smallCaps w:val="1"/>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bookmarkStart w:colFirst="0" w:colLast="0" w:name="_heading=h.ddqhldppwdpz" w:id="1"/>
      <w:bookmarkEnd w:id="1"/>
      <w:r w:rsidDel="00000000" w:rsidR="00000000" w:rsidRPr="00000000">
        <w:rPr>
          <w:rFonts w:ascii="Times New Roman" w:cs="Times New Roman" w:eastAsia="Times New Roman" w:hAnsi="Times New Roman"/>
          <w:sz w:val="24"/>
          <w:szCs w:val="24"/>
          <w:rtl w:val="0"/>
        </w:rPr>
        <w:t xml:space="preserve">Este autor se refiere a las prohibiciones probatorias como límite a la investigación de la verdad en los procesos penales. En ese marco se</w:t>
      </w:r>
      <w:r w:rsidDel="00000000" w:rsidR="00000000" w:rsidRPr="00000000">
        <w:rPr>
          <w:rFonts w:ascii="Times New Roman" w:cs="Times New Roman" w:eastAsia="Times New Roman" w:hAnsi="Times New Roman"/>
          <w:sz w:val="24"/>
          <w:szCs w:val="24"/>
          <w:highlight w:val="white"/>
          <w:rtl w:val="0"/>
        </w:rPr>
        <w:t xml:space="preserve"> estudian las prohibiciones probatorias en general, refiriéndose a varias tipologías de estas como pueden ser: de </w:t>
      </w:r>
      <w:r w:rsidDel="00000000" w:rsidR="00000000" w:rsidRPr="00000000">
        <w:rPr>
          <w:rFonts w:ascii="Times New Roman" w:cs="Times New Roman" w:eastAsia="Times New Roman" w:hAnsi="Times New Roman"/>
          <w:sz w:val="24"/>
          <w:szCs w:val="24"/>
          <w:rtl w:val="0"/>
        </w:rPr>
        <w:t xml:space="preserve">temas de prueba (cuando ciertos hechos no pueden constituir objeto de indagación probatoria), de medios de prueba (cuando lo prohibido es el medio probatorio) y de métodos de prueba (cuando lo que se prohíbe es, precisamente, la utilización de ciertos métodos en la recolección de las pruebas), entre otras</w:t>
      </w:r>
      <w:r w:rsidDel="00000000" w:rsidR="00000000" w:rsidRPr="00000000">
        <w:rPr>
          <w:rFonts w:ascii="Times New Roman" w:cs="Times New Roman" w:eastAsia="Times New Roman" w:hAnsi="Times New Roman"/>
          <w:smallCaps w:val="1"/>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son muchos los autores que han desarrollado investigaciones en relación con el tema con posterioridad a </w:t>
      </w:r>
      <w:r w:rsidDel="00000000" w:rsidR="00000000" w:rsidRPr="00000000">
        <w:rPr>
          <w:rFonts w:ascii="Times New Roman" w:cs="Times New Roman" w:eastAsia="Times New Roman" w:hAnsi="Times New Roman"/>
          <w:smallCaps w:val="1"/>
          <w:sz w:val="24"/>
          <w:szCs w:val="24"/>
          <w:rtl w:val="0"/>
        </w:rPr>
        <w:t xml:space="preserve">Beling. A</w:t>
      </w:r>
      <w:r w:rsidDel="00000000" w:rsidR="00000000" w:rsidRPr="00000000">
        <w:rPr>
          <w:rFonts w:ascii="Times New Roman" w:cs="Times New Roman" w:eastAsia="Times New Roman" w:hAnsi="Times New Roman"/>
          <w:sz w:val="24"/>
          <w:szCs w:val="24"/>
          <w:rtl w:val="0"/>
        </w:rPr>
        <w:t xml:space="preserve">lgunos de ellos lo hacen desde perspectivas diversas llegando incluso a cambiar el uso de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rtl w:val="0"/>
        </w:rPr>
        <w:t xml:space="preserve"> por </w:t>
      </w:r>
      <w:r w:rsidDel="00000000" w:rsidR="00000000" w:rsidRPr="00000000">
        <w:rPr>
          <w:rFonts w:ascii="Times New Roman" w:cs="Times New Roman" w:eastAsia="Times New Roman" w:hAnsi="Times New Roman"/>
          <w:i w:val="1"/>
          <w:sz w:val="24"/>
          <w:szCs w:val="24"/>
          <w:rtl w:val="0"/>
        </w:rPr>
        <w:t xml:space="preserve">prueba prohibida</w:t>
      </w:r>
      <w:r w:rsidDel="00000000" w:rsidR="00000000" w:rsidRPr="00000000">
        <w:rPr>
          <w:rFonts w:ascii="Times New Roman" w:cs="Times New Roman" w:eastAsia="Times New Roman" w:hAnsi="Times New Roman"/>
          <w:sz w:val="24"/>
          <w:szCs w:val="24"/>
          <w:rtl w:val="0"/>
        </w:rPr>
        <w:t xml:space="preserve">; por lo que, en ocasiones, se asume que </w:t>
      </w:r>
      <w:sdt>
        <w:sdtPr>
          <w:id w:val="-825571357"/>
          <w:tag w:val="goog_rdk_58"/>
        </w:sdtPr>
        <w:sdtContent>
          <w:del w:author="Jordi Ferrer Beltran" w:id="32" w:date="2025-08-28T03:18:00Z">
            <w:r w:rsidDel="00000000" w:rsidR="00000000" w:rsidRPr="00000000">
              <w:rPr>
                <w:rFonts w:ascii="Times New Roman" w:cs="Times New Roman" w:eastAsia="Times New Roman" w:hAnsi="Times New Roman"/>
                <w:sz w:val="24"/>
                <w:szCs w:val="24"/>
                <w:rtl w:val="0"/>
              </w:rPr>
              <w:delText xml:space="preserve">ostentan </w:delText>
            </w:r>
          </w:del>
        </w:sdtContent>
      </w:sdt>
      <w:sdt>
        <w:sdtPr>
          <w:id w:val="160406125"/>
          <w:tag w:val="goog_rdk_59"/>
        </w:sdtPr>
        <w:sdtContent>
          <w:ins w:author="Jordi Ferrer Beltran" w:id="32" w:date="2025-08-28T03:18:00Z">
            <w:r w:rsidDel="00000000" w:rsidR="00000000" w:rsidRPr="00000000">
              <w:rPr>
                <w:rFonts w:ascii="Times New Roman" w:cs="Times New Roman" w:eastAsia="Times New Roman" w:hAnsi="Times New Roman"/>
                <w:sz w:val="24"/>
                <w:szCs w:val="24"/>
                <w:rtl w:val="0"/>
              </w:rPr>
              <w:t xml:space="preserve">tienen </w:t>
            </w:r>
          </w:ins>
        </w:sdtContent>
      </w:sdt>
      <w:r w:rsidDel="00000000" w:rsidR="00000000" w:rsidRPr="00000000">
        <w:rPr>
          <w:rFonts w:ascii="Times New Roman" w:cs="Times New Roman" w:eastAsia="Times New Roman" w:hAnsi="Times New Roman"/>
          <w:sz w:val="24"/>
          <w:szCs w:val="24"/>
          <w:rtl w:val="0"/>
        </w:rPr>
        <w:t xml:space="preserve">idéntico significado, cuando puede ser más claro tratarlo como expresión de una relación género-especie. </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w:t>
      </w:r>
      <w:r w:rsidDel="00000000" w:rsidR="00000000" w:rsidRPr="00000000">
        <w:rPr>
          <w:rFonts w:ascii="Times New Roman" w:cs="Times New Roman" w:eastAsia="Times New Roman" w:hAnsi="Times New Roman"/>
          <w:smallCaps w:val="1"/>
          <w:sz w:val="24"/>
          <w:szCs w:val="24"/>
          <w:rtl w:val="0"/>
        </w:rPr>
        <w:t xml:space="preserve">Gimeno Sendra, </w:t>
      </w:r>
      <w:r w:rsidDel="00000000" w:rsidR="00000000" w:rsidRPr="00000000">
        <w:rPr>
          <w:rFonts w:ascii="Times New Roman" w:cs="Times New Roman" w:eastAsia="Times New Roman" w:hAnsi="Times New Roman"/>
          <w:sz w:val="24"/>
          <w:szCs w:val="24"/>
          <w:rtl w:val="0"/>
        </w:rPr>
        <w:t xml:space="preserve">la prueba prohibida es aquella que se obtiene con la violación de las normas constitucionales reguladoras de los derechos fundamentales</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También una parte de la jurisprudencia se pronuncia en ese sentido</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Así, a modo ilustrativo, en sentencias como la 128/1993 y 129/1993 del Tribunal Supremo español se usa la expresión «prueba prohibida» para referirse a las declaraciones prestadas por el imputado sin haber sido advertido de su condición. Es decir, se emplea dicho término para referirse a casos </w:t>
      </w:r>
      <w:sdt>
        <w:sdtPr>
          <w:id w:val="909717220"/>
          <w:tag w:val="goog_rdk_60"/>
        </w:sdtPr>
        <w:sdtContent>
          <w:del w:author="Jordi Ferrer Beltran" w:id="33" w:date="2025-08-28T03:19:00Z">
            <w:r w:rsidDel="00000000" w:rsidR="00000000" w:rsidRPr="00000000">
              <w:rPr>
                <w:rFonts w:ascii="Times New Roman" w:cs="Times New Roman" w:eastAsia="Times New Roman" w:hAnsi="Times New Roman"/>
                <w:sz w:val="24"/>
                <w:szCs w:val="24"/>
                <w:rtl w:val="0"/>
              </w:rPr>
              <w:delText xml:space="preserve">donde </w:delText>
            </w:r>
          </w:del>
        </w:sdtContent>
      </w:sdt>
      <w:sdt>
        <w:sdtPr>
          <w:id w:val="-2129127076"/>
          <w:tag w:val="goog_rdk_61"/>
        </w:sdtPr>
        <w:sdtContent>
          <w:ins w:author="Jordi Ferrer Beltran" w:id="33" w:date="2025-08-28T03:19:00Z">
            <w:r w:rsidDel="00000000" w:rsidR="00000000" w:rsidRPr="00000000">
              <w:rPr>
                <w:rFonts w:ascii="Times New Roman" w:cs="Times New Roman" w:eastAsia="Times New Roman" w:hAnsi="Times New Roman"/>
                <w:sz w:val="24"/>
                <w:szCs w:val="24"/>
                <w:rtl w:val="0"/>
              </w:rPr>
              <w:t xml:space="preserve">en los que </w:t>
            </w:r>
          </w:ins>
        </w:sdtContent>
      </w:sdt>
      <w:r w:rsidDel="00000000" w:rsidR="00000000" w:rsidRPr="00000000">
        <w:rPr>
          <w:rFonts w:ascii="Times New Roman" w:cs="Times New Roman" w:eastAsia="Times New Roman" w:hAnsi="Times New Roman"/>
          <w:sz w:val="24"/>
          <w:szCs w:val="24"/>
          <w:rtl w:val="0"/>
        </w:rPr>
        <w:t xml:space="preserve">ha tenido lugar una violación de algún derecho fundamental/procesal en la obtención de las pruebas</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cambio, si se hace una remisión a la doctrina alemana se puede observar que esta definición de la prueba prohibida puede coincidir con lo que se acuña como uno de los tipos de prohibiciones probatorias; </w:t>
      </w:r>
      <w:sdt>
        <w:sdtPr>
          <w:id w:val="549549813"/>
          <w:tag w:val="goog_rdk_62"/>
        </w:sdtPr>
        <w:sdtContent>
          <w:commentRangeStart w:id="1"/>
        </w:sdtContent>
      </w:sdt>
      <w:r w:rsidDel="00000000" w:rsidR="00000000" w:rsidRPr="00000000">
        <w:rPr>
          <w:rFonts w:ascii="Times New Roman" w:cs="Times New Roman" w:eastAsia="Times New Roman" w:hAnsi="Times New Roman"/>
          <w:sz w:val="24"/>
          <w:szCs w:val="24"/>
          <w:rtl w:val="0"/>
        </w:rPr>
        <w:t xml:space="preserve">por ejemplo, la referida al medio de prueba testifical u otras prohibiciones con asiento en la protección de derechos fundamentales.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autores como </w:t>
      </w:r>
      <w:r w:rsidDel="00000000" w:rsidR="00000000" w:rsidRPr="00000000">
        <w:rPr>
          <w:rFonts w:ascii="Times New Roman" w:cs="Times New Roman" w:eastAsia="Times New Roman" w:hAnsi="Times New Roman"/>
          <w:smallCaps w:val="1"/>
          <w:sz w:val="24"/>
          <w:szCs w:val="24"/>
          <w:rtl w:val="0"/>
        </w:rPr>
        <w:t xml:space="preserve">Picó i Junoy</w:t>
      </w:r>
      <w:r w:rsidDel="00000000" w:rsidR="00000000" w:rsidRPr="00000000">
        <w:rPr>
          <w:rFonts w:ascii="Times New Roman" w:cs="Times New Roman" w:eastAsia="Times New Roman" w:hAnsi="Times New Roman"/>
          <w:sz w:val="24"/>
          <w:szCs w:val="24"/>
          <w:rtl w:val="0"/>
        </w:rPr>
        <w:t xml:space="preserve"> refieren que la prueba prohibida es un concepto gráfico y expresivo que resulta correcto para denominar las consecuencias o efectos prohibitivos que la prueba ilícita comporta, esto es prohibición de admisión y de valoración. Dicho autor conceptúa la prueba prohibida como parte de las consecuencias que derivan de la prueba ilícita</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respecto conviene señalar algunos puntos. Primero, si lo que se sostiene es que por determinadas razones como -por ejemplo- la ilicitud, se puede prohibir que una prueba sea valorada por el juez, entonces esa prueba no es prohibida en sí misma, lo que se está prohibiendo es su valoración. De modo que parece confundirse el hecho de ocasionar la ilicitud con alguna de sus consecuencias. Un segundo punto a tener en cuenta es si resulta factible decidir la prohibición de admisión y/o de valoración de manera conjunta, pues diría que se trata de formas diferentes de manifestación de la exclusión como consecuencia que, además, discurren en momentos distintos del proceso judicial.  </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todo caso, puede observarse </w:t>
      </w:r>
      <w:sdt>
        <w:sdtPr>
          <w:id w:val="1755968561"/>
          <w:tag w:val="goog_rdk_63"/>
        </w:sdtPr>
        <w:sdtContent>
          <w:ins w:author="Jordi Ferrer Beltran" w:id="34" w:date="2025-08-28T04:21:00Z">
            <w:r w:rsidDel="00000000" w:rsidR="00000000" w:rsidRPr="00000000">
              <w:rPr>
                <w:rFonts w:ascii="Times New Roman" w:cs="Times New Roman" w:eastAsia="Times New Roman" w:hAnsi="Times New Roman"/>
                <w:sz w:val="24"/>
                <w:szCs w:val="24"/>
                <w:rtl w:val="0"/>
              </w:rPr>
              <w:t xml:space="preserve">que </w:t>
            </w:r>
          </w:ins>
        </w:sdtContent>
      </w:sdt>
      <w:r w:rsidDel="00000000" w:rsidR="00000000" w:rsidRPr="00000000">
        <w:rPr>
          <w:rFonts w:ascii="Times New Roman" w:cs="Times New Roman" w:eastAsia="Times New Roman" w:hAnsi="Times New Roman"/>
          <w:sz w:val="24"/>
          <w:szCs w:val="24"/>
          <w:rtl w:val="0"/>
        </w:rPr>
        <w:t xml:space="preserve">el uso de la expresión «prueba prohibida» </w:t>
      </w:r>
      <w:sdt>
        <w:sdtPr>
          <w:id w:val="-1752112093"/>
          <w:tag w:val="goog_rdk_64"/>
        </w:sdtPr>
        <w:sdtContent>
          <w:del w:author="Jordi Ferrer Beltran" w:id="35" w:date="2025-08-28T04:22:00Z">
            <w:r w:rsidDel="00000000" w:rsidR="00000000" w:rsidRPr="00000000">
              <w:rPr>
                <w:rFonts w:ascii="Times New Roman" w:cs="Times New Roman" w:eastAsia="Times New Roman" w:hAnsi="Times New Roman"/>
                <w:sz w:val="24"/>
                <w:szCs w:val="24"/>
                <w:rtl w:val="0"/>
              </w:rPr>
              <w:delText xml:space="preserve">como </w:delText>
            </w:r>
          </w:del>
        </w:sdtContent>
      </w:sdt>
      <w:sdt>
        <w:sdtPr>
          <w:id w:val="1447524261"/>
          <w:tag w:val="goog_rdk_65"/>
        </w:sdtPr>
        <w:sdtContent>
          <w:ins w:author="Jordi Ferrer Beltran" w:id="35" w:date="2025-08-28T04:22:00Z">
            <w:r w:rsidDel="00000000" w:rsidR="00000000" w:rsidRPr="00000000">
              <w:rPr>
                <w:rFonts w:ascii="Times New Roman" w:cs="Times New Roman" w:eastAsia="Times New Roman" w:hAnsi="Times New Roman"/>
                <w:sz w:val="24"/>
                <w:szCs w:val="24"/>
                <w:rtl w:val="0"/>
              </w:rPr>
              <w:t xml:space="preserve">oscila entre </w:t>
            </w:r>
          </w:ins>
        </w:sdtContent>
      </w:sdt>
      <w:r w:rsidDel="00000000" w:rsidR="00000000" w:rsidRPr="00000000">
        <w:rPr>
          <w:rFonts w:ascii="Times New Roman" w:cs="Times New Roman" w:eastAsia="Times New Roman" w:hAnsi="Times New Roman"/>
          <w:sz w:val="24"/>
          <w:szCs w:val="24"/>
          <w:rtl w:val="0"/>
        </w:rPr>
        <w:t xml:space="preserve">aquella que: a) resulta de la violación de derechos</w:t>
      </w:r>
      <w:sdt>
        <w:sdtPr>
          <w:id w:val="1811408522"/>
          <w:tag w:val="goog_rdk_66"/>
        </w:sdtPr>
        <w:sdtContent>
          <w:del w:author="Jordi Ferrer Beltran" w:id="36" w:date="2025-08-28T04:22:0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o</w:t>
      </w:r>
      <w:sdt>
        <w:sdtPr>
          <w:id w:val="10947810"/>
          <w:tag w:val="goog_rdk_67"/>
        </w:sdtPr>
        <w:sdtContent>
          <w:del w:author="Jordi Ferrer Beltran" w:id="37" w:date="2025-08-28T04:22:0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b) </w:t>
      </w:r>
      <w:sdt>
        <w:sdtPr>
          <w:id w:val="-895860802"/>
          <w:tag w:val="goog_rdk_68"/>
        </w:sdtPr>
        <w:sdtContent>
          <w:ins w:author="Jordi Ferrer Beltran" w:id="38" w:date="2025-08-28T04:22:00Z">
            <w:r w:rsidDel="00000000" w:rsidR="00000000" w:rsidRPr="00000000">
              <w:rPr>
                <w:rFonts w:ascii="Times New Roman" w:cs="Times New Roman" w:eastAsia="Times New Roman" w:hAnsi="Times New Roman"/>
                <w:sz w:val="24"/>
                <w:szCs w:val="24"/>
                <w:rtl w:val="0"/>
              </w:rPr>
              <w:t xml:space="preserve">es </w:t>
            </w:r>
          </w:ins>
        </w:sdtContent>
      </w:sdt>
      <w:r w:rsidDel="00000000" w:rsidR="00000000" w:rsidRPr="00000000">
        <w:rPr>
          <w:rFonts w:ascii="Times New Roman" w:cs="Times New Roman" w:eastAsia="Times New Roman" w:hAnsi="Times New Roman"/>
          <w:sz w:val="24"/>
          <w:szCs w:val="24"/>
          <w:rtl w:val="0"/>
        </w:rPr>
        <w:t xml:space="preserve">consecuencia de la prueba ilícita. Estos, a su vez, son usos distintos del sentido que se le adscribió originalmente por </w:t>
      </w:r>
      <w:r w:rsidDel="00000000" w:rsidR="00000000" w:rsidRPr="00000000">
        <w:rPr>
          <w:rFonts w:ascii="Times New Roman" w:cs="Times New Roman" w:eastAsia="Times New Roman" w:hAnsi="Times New Roman"/>
          <w:smallCaps w:val="1"/>
          <w:sz w:val="24"/>
          <w:szCs w:val="24"/>
          <w:rtl w:val="0"/>
        </w:rPr>
        <w:t xml:space="preserve">Beling </w:t>
      </w:r>
      <w:r w:rsidDel="00000000" w:rsidR="00000000" w:rsidRPr="00000000">
        <w:rPr>
          <w:rFonts w:ascii="Times New Roman" w:cs="Times New Roman" w:eastAsia="Times New Roman" w:hAnsi="Times New Roman"/>
          <w:sz w:val="24"/>
          <w:szCs w:val="24"/>
          <w:rtl w:val="0"/>
        </w:rPr>
        <w:t xml:space="preserve">y gran parte de la doctrina alemana. El peligro de estos usos inestables estriba en incurrir en confusiones y que se traten de manera conjunta cuestiones que son independientes.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i w:val="1"/>
          <w:sz w:val="24"/>
          <w:szCs w:val="24"/>
          <w:rtl w:val="0"/>
        </w:rPr>
        <w:t xml:space="preserve">prueba prohibida</w:t>
      </w:r>
      <w:r w:rsidDel="00000000" w:rsidR="00000000" w:rsidRPr="00000000">
        <w:rPr>
          <w:rFonts w:ascii="Times New Roman" w:cs="Times New Roman" w:eastAsia="Times New Roman" w:hAnsi="Times New Roman"/>
          <w:sz w:val="24"/>
          <w:szCs w:val="24"/>
          <w:rtl w:val="0"/>
        </w:rPr>
        <w:t xml:space="preserve">, tal como se aborda por algunos autores en la doctrina y en la jurisprudencia, puede calificarse como un tipo de prohibición probatoria </w:t>
      </w:r>
      <w:sdt>
        <w:sdtPr>
          <w:id w:val="-1863386715"/>
          <w:tag w:val="goog_rdk_69"/>
        </w:sdtPr>
        <w:sdtContent>
          <w:ins w:author="Jordi Ferrer Beltran" w:id="39" w:date="2025-08-28T04:23:00Z">
            <w:r w:rsidDel="00000000" w:rsidR="00000000" w:rsidRPr="00000000">
              <w:rPr>
                <w:rFonts w:ascii="Times New Roman" w:cs="Times New Roman" w:eastAsia="Times New Roman" w:hAnsi="Times New Roman"/>
                <w:sz w:val="24"/>
                <w:szCs w:val="24"/>
                <w:rtl w:val="0"/>
              </w:rPr>
              <w:t xml:space="preserve">a</w:t>
            </w:r>
          </w:ins>
        </w:sdtContent>
      </w:sdt>
      <w:sdt>
        <w:sdtPr>
          <w:id w:val="1147995000"/>
          <w:tag w:val="goog_rdk_70"/>
        </w:sdtPr>
        <w:sdtContent>
          <w:del w:author="Jordi Ferrer Beltran" w:id="39" w:date="2025-08-28T04:23:00Z">
            <w:r w:rsidDel="00000000" w:rsidR="00000000" w:rsidRPr="00000000">
              <w:rPr>
                <w:rFonts w:ascii="Times New Roman" w:cs="Times New Roman" w:eastAsia="Times New Roman" w:hAnsi="Times New Roman"/>
                <w:sz w:val="24"/>
                <w:szCs w:val="24"/>
                <w:rtl w:val="0"/>
              </w:rPr>
              <w:delText xml:space="preserve">de</w:delText>
            </w:r>
          </w:del>
        </w:sdtContent>
      </w:sdt>
      <w:r w:rsidDel="00000000" w:rsidR="00000000" w:rsidRPr="00000000">
        <w:rPr>
          <w:rFonts w:ascii="Times New Roman" w:cs="Times New Roman" w:eastAsia="Times New Roman" w:hAnsi="Times New Roman"/>
          <w:sz w:val="24"/>
          <w:szCs w:val="24"/>
          <w:rtl w:val="0"/>
        </w:rPr>
        <w:t xml:space="preserve"> las que hacía alusión </w:t>
      </w:r>
      <w:r w:rsidDel="00000000" w:rsidR="00000000" w:rsidRPr="00000000">
        <w:rPr>
          <w:rFonts w:ascii="Times New Roman" w:cs="Times New Roman" w:eastAsia="Times New Roman" w:hAnsi="Times New Roman"/>
          <w:smallCaps w:val="1"/>
          <w:sz w:val="24"/>
          <w:szCs w:val="24"/>
          <w:rtl w:val="0"/>
        </w:rPr>
        <w:t xml:space="preserve">Beling</w:t>
      </w:r>
      <w:r w:rsidDel="00000000" w:rsidR="00000000" w:rsidRPr="00000000">
        <w:rPr>
          <w:rFonts w:ascii="Times New Roman" w:cs="Times New Roman" w:eastAsia="Times New Roman" w:hAnsi="Times New Roman"/>
          <w:sz w:val="24"/>
          <w:szCs w:val="24"/>
          <w:rtl w:val="0"/>
        </w:rPr>
        <w:t xml:space="preserve">. Tanto si se define en el sentido de violación de derechos como en el de consecuencia de la prueba ilícita se puede encuadrar en algunos de los tipos de prohibiciones probatorias ya mencionados con anterioridad (y que se explicarán en detalle más adelante). En efecto, si se conoce que una prueba se obtuvo con violación de derechos fundamentales (a), se podría estar en presencia de prohibiciones probatorias relativas al método de obtención de pruebas; mientras que, si se entiende como una consecuencia jurídica de la prueba ilícita (b), entonces se podría ajustar a las prohibiciones probatorias referidas a la utilización de la prueba.</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Conteste con </w:t>
      </w:r>
      <w:r w:rsidDel="00000000" w:rsidR="00000000" w:rsidRPr="00000000">
        <w:rPr>
          <w:rFonts w:ascii="Times New Roman" w:cs="Times New Roman" w:eastAsia="Times New Roman" w:hAnsi="Times New Roman"/>
          <w:smallCaps w:val="1"/>
          <w:sz w:val="24"/>
          <w:szCs w:val="24"/>
          <w:rtl w:val="0"/>
        </w:rPr>
        <w:t xml:space="preserve">Gómez Colomer,</w:t>
      </w:r>
      <w:r w:rsidDel="00000000" w:rsidR="00000000" w:rsidRPr="00000000">
        <w:rPr>
          <w:rFonts w:ascii="Times New Roman" w:cs="Times New Roman" w:eastAsia="Times New Roman" w:hAnsi="Times New Roman"/>
          <w:sz w:val="24"/>
          <w:szCs w:val="24"/>
          <w:rtl w:val="0"/>
        </w:rPr>
        <w:t xml:space="preserve"> el término </w:t>
      </w:r>
      <w:r w:rsidDel="00000000" w:rsidR="00000000" w:rsidRPr="00000000">
        <w:rPr>
          <w:rFonts w:ascii="Times New Roman" w:cs="Times New Roman" w:eastAsia="Times New Roman" w:hAnsi="Times New Roman"/>
          <w:i w:val="1"/>
          <w:sz w:val="24"/>
          <w:szCs w:val="24"/>
          <w:rtl w:val="0"/>
        </w:rPr>
        <w:t xml:space="preserve">prueba prohibida </w:t>
      </w:r>
      <w:r w:rsidDel="00000000" w:rsidR="00000000" w:rsidRPr="00000000">
        <w:rPr>
          <w:rFonts w:ascii="Times New Roman" w:cs="Times New Roman" w:eastAsia="Times New Roman" w:hAnsi="Times New Roman"/>
          <w:sz w:val="24"/>
          <w:szCs w:val="24"/>
          <w:rtl w:val="0"/>
        </w:rPr>
        <w:t xml:space="preserve">es una traducción incorrecta del idioma alemán</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esa doctrina lo emplea siempre en plural, o sea,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rtl w:val="0"/>
        </w:rPr>
        <w:t xml:space="preserve">, dado que existen varios supuestos y no uno solo, como se ha venido apuntando</w:t>
      </w:r>
      <w:r w:rsidDel="00000000" w:rsidR="00000000" w:rsidRPr="00000000">
        <w:rPr>
          <w:rFonts w:ascii="Times New Roman" w:cs="Times New Roman" w:eastAsia="Times New Roman" w:hAnsi="Times New Roman"/>
          <w:smallCaps w:val="1"/>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lo que se ha venido desarrollando en ese sentido es que se preceptúan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rtl w:val="0"/>
        </w:rPr>
        <w:t xml:space="preserve"> de diferente tipo. Todo ello en función de lo específicamente prohibido: puede que se vede la utilización de un medio de prueba, por ejemplo; pero también puede ser la realización del interrogatorio bajo determinadas circunstancias, entre otros supuestos</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cambio, el uso en singular de la expresión </w:t>
      </w:r>
      <w:r w:rsidDel="00000000" w:rsidR="00000000" w:rsidRPr="00000000">
        <w:rPr>
          <w:rFonts w:ascii="Times New Roman" w:cs="Times New Roman" w:eastAsia="Times New Roman" w:hAnsi="Times New Roman"/>
          <w:i w:val="1"/>
          <w:sz w:val="24"/>
          <w:szCs w:val="24"/>
          <w:rtl w:val="0"/>
        </w:rPr>
        <w:t xml:space="preserve">prueba prohibida</w:t>
      </w:r>
      <w:r w:rsidDel="00000000" w:rsidR="00000000" w:rsidRPr="00000000">
        <w:rPr>
          <w:rFonts w:ascii="Times New Roman" w:cs="Times New Roman" w:eastAsia="Times New Roman" w:hAnsi="Times New Roman"/>
          <w:sz w:val="24"/>
          <w:szCs w:val="24"/>
          <w:rtl w:val="0"/>
        </w:rPr>
        <w:t xml:space="preserve"> tiene un alcance conceptual más limitado y tiene el inconveniente de añadir otro término innecesario que, como </w:t>
      </w:r>
      <w:sdt>
        <w:sdtPr>
          <w:id w:val="-394595072"/>
          <w:tag w:val="goog_rdk_71"/>
        </w:sdtPr>
        <w:sdtContent>
          <w:ins w:author="Jordi Ferrer Beltran" w:id="40" w:date="2025-08-28T04:25:00Z">
            <w:r w:rsidDel="00000000" w:rsidR="00000000" w:rsidRPr="00000000">
              <w:rPr>
                <w:rFonts w:ascii="Times New Roman" w:cs="Times New Roman" w:eastAsia="Times New Roman" w:hAnsi="Times New Roman"/>
                <w:sz w:val="24"/>
                <w:szCs w:val="24"/>
                <w:rtl w:val="0"/>
              </w:rPr>
              <w:t xml:space="preserve">ya se mencionó</w:t>
            </w:r>
          </w:ins>
        </w:sdtContent>
      </w:sdt>
      <w:sdt>
        <w:sdtPr>
          <w:id w:val="-1441006426"/>
          <w:tag w:val="goog_rdk_72"/>
        </w:sdtPr>
        <w:sdtContent>
          <w:del w:author="Jordi Ferrer Beltran" w:id="40" w:date="2025-08-28T04:25:00Z">
            <w:r w:rsidDel="00000000" w:rsidR="00000000" w:rsidRPr="00000000">
              <w:rPr>
                <w:rFonts w:ascii="Times New Roman" w:cs="Times New Roman" w:eastAsia="Times New Roman" w:hAnsi="Times New Roman"/>
                <w:sz w:val="24"/>
                <w:szCs w:val="24"/>
                <w:rtl w:val="0"/>
              </w:rPr>
              <w:delText xml:space="preserve">se expresa antes</w:delText>
            </w:r>
          </w:del>
        </w:sdtContent>
      </w:sdt>
      <w:r w:rsidDel="00000000" w:rsidR="00000000" w:rsidRPr="00000000">
        <w:rPr>
          <w:rFonts w:ascii="Times New Roman" w:cs="Times New Roman" w:eastAsia="Times New Roman" w:hAnsi="Times New Roman"/>
          <w:sz w:val="24"/>
          <w:szCs w:val="24"/>
          <w:rtl w:val="0"/>
        </w:rPr>
        <w:t xml:space="preserve">, tiende más a confundir que a ayudar en el esclarecimiento de los estudios conceptuales al respecto. Por lo que lo más adecuado quizás es hacer alusión a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rtl w:val="0"/>
        </w:rPr>
        <w:t xml:space="preserve"> con su identificación en plural, es decir, teniendo en cuenta todos los tipos de prohibiciones que pueden englobarse en ese concepto (de método de obtención, de medio de prueba, de valoración, etc.). </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paso es detenerse en la distinción entre</w:t>
      </w:r>
      <w:r w:rsidDel="00000000" w:rsidR="00000000" w:rsidRPr="00000000">
        <w:rPr>
          <w:rFonts w:ascii="Times New Roman" w:cs="Times New Roman" w:eastAsia="Times New Roman" w:hAnsi="Times New Roman"/>
          <w:i w:val="1"/>
          <w:sz w:val="24"/>
          <w:szCs w:val="24"/>
          <w:rtl w:val="0"/>
        </w:rPr>
        <w:t xml:space="preserve"> prueba ilícita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i w:val="1"/>
          <w:sz w:val="24"/>
          <w:szCs w:val="24"/>
          <w:rtl w:val="0"/>
        </w:rPr>
        <w:t xml:space="preserve"> prohibiciones probatorias</w:t>
      </w:r>
      <w:r w:rsidDel="00000000" w:rsidR="00000000" w:rsidRPr="00000000">
        <w:rPr>
          <w:rFonts w:ascii="Times New Roman" w:cs="Times New Roman" w:eastAsia="Times New Roman" w:hAnsi="Times New Roman"/>
          <w:sz w:val="24"/>
          <w:szCs w:val="24"/>
          <w:rtl w:val="0"/>
        </w:rPr>
        <w:t xml:space="preserve">. En este sentido se puede afirmar que en los estudios realizados al respecto se constata que estas expresiones se utilizan a veces de manera indiferente y otras con significados diversos, por lo que se hace necesario dedicar un espacio para esclarecer este particular. </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sdt>
        <w:sdtPr>
          <w:id w:val="1422571425"/>
          <w:tag w:val="goog_rdk_73"/>
        </w:sdtPr>
        <w:sdtContent>
          <w:commentRangeStart w:id="2"/>
        </w:sdtContent>
      </w:sdt>
      <w:r w:rsidDel="00000000" w:rsidR="00000000" w:rsidRPr="00000000">
        <w:rPr>
          <w:rFonts w:ascii="Times New Roman" w:cs="Times New Roman" w:eastAsia="Times New Roman" w:hAnsi="Times New Roman"/>
          <w:sz w:val="24"/>
          <w:szCs w:val="24"/>
          <w:rtl w:val="0"/>
        </w:rPr>
        <w:t xml:space="preserve">Un primer punto que plantearse es el relativo a qué se entiende por cada una de estas expresiones, teniendo en cuenta las disímiles maneras de trazar la distinción. A partir de las definiciones de ambas figuras puede entonces esclarecerse de qué trata cada una de ellas y, también, observarse si existe alguna relación entre ambas</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Una de las maneras de trazar la distinción es partir del tipo de norma jurídica vulnerada, en tanto la diferencia que se marca entre </w:t>
      </w:r>
      <w:r w:rsidDel="00000000" w:rsidR="00000000" w:rsidRPr="00000000">
        <w:rPr>
          <w:rFonts w:ascii="Times New Roman" w:cs="Times New Roman" w:eastAsia="Times New Roman" w:hAnsi="Times New Roman"/>
          <w:i w:val="1"/>
          <w:sz w:val="24"/>
          <w:szCs w:val="24"/>
          <w:rtl w:val="0"/>
        </w:rPr>
        <w:t xml:space="preserve">prueba ilícita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sz w:val="24"/>
          <w:szCs w:val="24"/>
          <w:rtl w:val="0"/>
        </w:rPr>
        <w:t xml:space="preserve">prohibiciones probatorias</w:t>
      </w:r>
      <w:r w:rsidDel="00000000" w:rsidR="00000000" w:rsidRPr="00000000">
        <w:rPr>
          <w:rFonts w:ascii="Times New Roman" w:cs="Times New Roman" w:eastAsia="Times New Roman" w:hAnsi="Times New Roman"/>
          <w:sz w:val="24"/>
          <w:szCs w:val="24"/>
          <w:rtl w:val="0"/>
        </w:rPr>
        <w:t xml:space="preserve"> está dada por el tipo de norma jurídica quebrantada. </w:t>
      </w:r>
      <w:r w:rsidDel="00000000" w:rsidR="00000000" w:rsidRPr="00000000">
        <w:rPr>
          <w:rFonts w:ascii="Times New Roman" w:cs="Times New Roman" w:eastAsia="Times New Roman" w:hAnsi="Times New Roman"/>
          <w:color w:val="000000"/>
          <w:sz w:val="24"/>
          <w:szCs w:val="24"/>
          <w:rtl w:val="0"/>
        </w:rPr>
        <w:t xml:space="preserve">Así, algunos autores toman como punto de referencia la distinción entre sustantivas y procesales para explicar la diferencia entre ambas categorías. </w:t>
      </w:r>
    </w:p>
    <w:p w:rsidR="00000000" w:rsidDel="00000000" w:rsidP="00000000" w:rsidRDefault="00000000" w:rsidRPr="00000000" w14:paraId="0000003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decir de </w:t>
      </w:r>
      <w:r w:rsidDel="00000000" w:rsidR="00000000" w:rsidRPr="00000000">
        <w:rPr>
          <w:rFonts w:ascii="Times New Roman" w:cs="Times New Roman" w:eastAsia="Times New Roman" w:hAnsi="Times New Roman"/>
          <w:smallCaps w:val="1"/>
          <w:color w:val="000000"/>
          <w:sz w:val="24"/>
          <w:szCs w:val="24"/>
          <w:rtl w:val="0"/>
        </w:rPr>
        <w:t xml:space="preserve">Passanante,</w:t>
      </w:r>
      <w:r w:rsidDel="00000000" w:rsidR="00000000" w:rsidRPr="00000000">
        <w:rPr>
          <w:rFonts w:ascii="Times New Roman" w:cs="Times New Roman" w:eastAsia="Times New Roman" w:hAnsi="Times New Roman"/>
          <w:color w:val="000000"/>
          <w:sz w:val="24"/>
          <w:szCs w:val="24"/>
          <w:rtl w:val="0"/>
        </w:rPr>
        <w:t xml:space="preserve"> las prohibiciones probatorias devienen de una prohibición de prueba establecida por la ley procesal, es una prueba prohibida por las reglas procesales y la consecuencia ya está dada en las propias reglas. En cambio, la prueba ilícita es la que resulta de la violación de normas jurídicas sustantivas</w:t>
      </w:r>
      <w:r w:rsidDel="00000000" w:rsidR="00000000" w:rsidRPr="00000000">
        <w:rPr>
          <w:rFonts w:ascii="Times New Roman" w:cs="Times New Roman" w:eastAsia="Times New Roman" w:hAnsi="Times New Roman"/>
          <w:color w:val="000000"/>
          <w:sz w:val="24"/>
          <w:szCs w:val="24"/>
          <w:vertAlign w:val="superscript"/>
        </w:rPr>
        <w:footnoteReference w:customMarkFollows="0" w:id="26"/>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0">
      <w:pPr>
        <w:spacing w:line="360" w:lineRule="auto"/>
        <w:jc w:val="both"/>
        <w:rPr>
          <w:rFonts w:ascii="Times New Roman" w:cs="Times New Roman" w:eastAsia="Times New Roman" w:hAnsi="Times New Roman"/>
          <w:color w:val="000000"/>
          <w:sz w:val="24"/>
          <w:szCs w:val="24"/>
        </w:rPr>
      </w:pPr>
      <w:sdt>
        <w:sdtPr>
          <w:id w:val="-2012990954"/>
          <w:tag w:val="goog_rdk_74"/>
        </w:sdtPr>
        <w:sdtContent>
          <w:commentRangeStart w:id="3"/>
        </w:sdtContent>
      </w:sdt>
      <w:r w:rsidDel="00000000" w:rsidR="00000000" w:rsidRPr="00000000">
        <w:rPr>
          <w:rFonts w:ascii="Times New Roman" w:cs="Times New Roman" w:eastAsia="Times New Roman" w:hAnsi="Times New Roman"/>
          <w:color w:val="000000"/>
          <w:sz w:val="24"/>
          <w:szCs w:val="24"/>
          <w:rtl w:val="0"/>
        </w:rPr>
        <w:t xml:space="preserve">En criterio propio</w:t>
      </w:r>
      <w:commentRangeEnd w:id="3"/>
      <w:r w:rsidDel="00000000" w:rsidR="00000000" w:rsidRPr="00000000">
        <w:commentReference w:id="3"/>
      </w:r>
      <w:r w:rsidDel="00000000" w:rsidR="00000000" w:rsidRPr="00000000">
        <w:rPr>
          <w:rFonts w:ascii="Times New Roman" w:cs="Times New Roman" w:eastAsia="Times New Roman" w:hAnsi="Times New Roman"/>
          <w:color w:val="000000"/>
          <w:sz w:val="24"/>
          <w:szCs w:val="24"/>
          <w:rtl w:val="0"/>
        </w:rPr>
        <w:t xml:space="preserve">, aunque las prohibiciones probatorias se encuentran preceptuadas en una norma jurídica, generalmente de tipo procesal, la consecuencia de su violación no tiene que, necesariamente, estar dada en la propia norma que las establece. Las prohibiciones probatorias pueden ser de diferentes tipos; por ejemplo, en virtud de una prohibición de realización de un interrogatorio bajo determinadas circunstancias, y luego, una norma establece que la consecuencia sería “la no utilización de una prueba derivada de ese interrogatorio que se </w:t>
      </w:r>
      <w:sdt>
        <w:sdtPr>
          <w:id w:val="-1945703375"/>
          <w:tag w:val="goog_rdk_75"/>
        </w:sdtPr>
        <w:sdtContent>
          <w:del w:author="Jordi Ferrer Beltran" w:id="41" w:date="2025-08-28T04:49:00Z">
            <w:r w:rsidDel="00000000" w:rsidR="00000000" w:rsidRPr="00000000">
              <w:rPr>
                <w:rFonts w:ascii="Times New Roman" w:cs="Times New Roman" w:eastAsia="Times New Roman" w:hAnsi="Times New Roman"/>
                <w:color w:val="000000"/>
                <w:sz w:val="24"/>
                <w:szCs w:val="24"/>
                <w:rtl w:val="0"/>
              </w:rPr>
              <w:delText xml:space="preserve">tuvo lugar </w:delText>
            </w:r>
          </w:del>
        </w:sdtContent>
      </w:sdt>
      <w:sdt>
        <w:sdtPr>
          <w:id w:val="-1618372893"/>
          <w:tag w:val="goog_rdk_76"/>
        </w:sdtPr>
        <w:sdtContent>
          <w:ins w:author="Jordi Ferrer Beltran" w:id="41" w:date="2025-08-28T04:49:00Z">
            <w:r w:rsidDel="00000000" w:rsidR="00000000" w:rsidRPr="00000000">
              <w:rPr>
                <w:rFonts w:ascii="Times New Roman" w:cs="Times New Roman" w:eastAsia="Times New Roman" w:hAnsi="Times New Roman"/>
                <w:color w:val="000000"/>
                <w:sz w:val="24"/>
                <w:szCs w:val="24"/>
                <w:rtl w:val="0"/>
              </w:rPr>
              <w:t xml:space="preserve">realizó </w:t>
            </w:r>
          </w:ins>
        </w:sdtContent>
      </w:sdt>
      <w:r w:rsidDel="00000000" w:rsidR="00000000" w:rsidRPr="00000000">
        <w:rPr>
          <w:rFonts w:ascii="Times New Roman" w:cs="Times New Roman" w:eastAsia="Times New Roman" w:hAnsi="Times New Roman"/>
          <w:color w:val="000000"/>
          <w:sz w:val="24"/>
          <w:szCs w:val="24"/>
          <w:rtl w:val="0"/>
        </w:rPr>
        <w:t xml:space="preserve">bajo esas circunstancias”.</w:t>
      </w:r>
    </w:p>
    <w:p w:rsidR="00000000" w:rsidDel="00000000" w:rsidP="00000000" w:rsidRDefault="00000000" w:rsidRPr="00000000" w14:paraId="0000004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doctrina alemana aborda esta temática explicando la existencia de varias </w:t>
      </w:r>
      <w:sdt>
        <w:sdtPr>
          <w:id w:val="997989519"/>
          <w:tag w:val="goog_rdk_77"/>
        </w:sdtPr>
        <w:sdtContent>
          <w:commentRangeStart w:id="4"/>
        </w:sdtContent>
      </w:sdt>
      <w:r w:rsidDel="00000000" w:rsidR="00000000" w:rsidRPr="00000000">
        <w:rPr>
          <w:rFonts w:ascii="Times New Roman" w:cs="Times New Roman" w:eastAsia="Times New Roman" w:hAnsi="Times New Roman"/>
          <w:color w:val="000000"/>
          <w:sz w:val="24"/>
          <w:szCs w:val="24"/>
          <w:rtl w:val="0"/>
        </w:rPr>
        <w:t xml:space="preserve">tipologías </w:t>
      </w:r>
      <w:commentRangeEnd w:id="4"/>
      <w:r w:rsidDel="00000000" w:rsidR="00000000" w:rsidRPr="00000000">
        <w:commentReference w:id="4"/>
      </w:r>
      <w:r w:rsidDel="00000000" w:rsidR="00000000" w:rsidRPr="00000000">
        <w:rPr>
          <w:rFonts w:ascii="Times New Roman" w:cs="Times New Roman" w:eastAsia="Times New Roman" w:hAnsi="Times New Roman"/>
          <w:color w:val="000000"/>
          <w:sz w:val="24"/>
          <w:szCs w:val="24"/>
          <w:rtl w:val="0"/>
        </w:rPr>
        <w:t xml:space="preserve">– prohibiciones referidas a los métodos de obtención de las pruebas, otras relativas a los temas, y a los medios de prueba, en relación con su práctica o producción; igualmente, existe otr</w:t>
      </w:r>
      <w:sdt>
        <w:sdtPr>
          <w:id w:val="-1301666681"/>
          <w:tag w:val="goog_rdk_78"/>
        </w:sdtPr>
        <w:sdtContent>
          <w:ins w:author="Jordi Ferrer Beltran" w:id="42" w:date="2025-08-29T04:30:00Z">
            <w:r w:rsidDel="00000000" w:rsidR="00000000" w:rsidRPr="00000000">
              <w:rPr>
                <w:rFonts w:ascii="Times New Roman" w:cs="Times New Roman" w:eastAsia="Times New Roman" w:hAnsi="Times New Roman"/>
                <w:color w:val="000000"/>
                <w:sz w:val="24"/>
                <w:szCs w:val="24"/>
                <w:rtl w:val="0"/>
              </w:rPr>
              <w:t xml:space="preserve">o</w:t>
            </w:r>
          </w:ins>
        </w:sdtContent>
      </w:sdt>
      <w:sdt>
        <w:sdtPr>
          <w:id w:val="-1253995499"/>
          <w:tag w:val="goog_rdk_79"/>
        </w:sdtPr>
        <w:sdtContent>
          <w:del w:author="Jordi Ferrer Beltran" w:id="42" w:date="2025-08-29T04:30:00Z">
            <w:r w:rsidDel="00000000" w:rsidR="00000000" w:rsidRPr="00000000">
              <w:rPr>
                <w:rFonts w:ascii="Times New Roman" w:cs="Times New Roman" w:eastAsia="Times New Roman" w:hAnsi="Times New Roman"/>
                <w:color w:val="000000"/>
                <w:sz w:val="24"/>
                <w:szCs w:val="24"/>
                <w:rtl w:val="0"/>
              </w:rPr>
              <w:delText xml:space="preserve">a</w:delText>
            </w:r>
          </w:del>
        </w:sdtContent>
      </w:sdt>
      <w:r w:rsidDel="00000000" w:rsidR="00000000" w:rsidRPr="00000000">
        <w:rPr>
          <w:rFonts w:ascii="Times New Roman" w:cs="Times New Roman" w:eastAsia="Times New Roman" w:hAnsi="Times New Roman"/>
          <w:color w:val="000000"/>
          <w:sz w:val="24"/>
          <w:szCs w:val="24"/>
          <w:rtl w:val="0"/>
        </w:rPr>
        <w:t xml:space="preserve"> tipo</w:t>
      </w:r>
      <w:sdt>
        <w:sdtPr>
          <w:id w:val="638642151"/>
          <w:tag w:val="goog_rdk_80"/>
        </w:sdtPr>
        <w:sdtContent>
          <w:del w:author="Jordi Ferrer Beltran" w:id="43" w:date="2025-08-29T04:31:00Z">
            <w:r w:rsidDel="00000000" w:rsidR="00000000" w:rsidRPr="00000000">
              <w:rPr>
                <w:rFonts w:ascii="Times New Roman" w:cs="Times New Roman" w:eastAsia="Times New Roman" w:hAnsi="Times New Roman"/>
                <w:color w:val="000000"/>
                <w:sz w:val="24"/>
                <w:szCs w:val="24"/>
                <w:rtl w:val="0"/>
              </w:rPr>
              <w:delText xml:space="preserve">logía</w:delText>
            </w:r>
          </w:del>
        </w:sdtContent>
      </w:sdt>
      <w:r w:rsidDel="00000000" w:rsidR="00000000" w:rsidRPr="00000000">
        <w:rPr>
          <w:rFonts w:ascii="Times New Roman" w:cs="Times New Roman" w:eastAsia="Times New Roman" w:hAnsi="Times New Roman"/>
          <w:color w:val="000000"/>
          <w:sz w:val="24"/>
          <w:szCs w:val="24"/>
          <w:rtl w:val="0"/>
        </w:rPr>
        <w:t xml:space="preserve"> que </w:t>
      </w:r>
      <w:sdt>
        <w:sdtPr>
          <w:id w:val="1295783478"/>
          <w:tag w:val="goog_rdk_81"/>
        </w:sdtPr>
        <w:sdtContent>
          <w:del w:author="Jordi Ferrer Beltran" w:id="44" w:date="2025-08-29T04:31:00Z">
            <w:r w:rsidDel="00000000" w:rsidR="00000000" w:rsidRPr="00000000">
              <w:rPr>
                <w:rFonts w:ascii="Times New Roman" w:cs="Times New Roman" w:eastAsia="Times New Roman" w:hAnsi="Times New Roman"/>
                <w:color w:val="000000"/>
                <w:sz w:val="24"/>
                <w:szCs w:val="24"/>
                <w:rtl w:val="0"/>
              </w:rPr>
              <w:delText xml:space="preserve">sirve para prohibir</w:delText>
            </w:r>
          </w:del>
        </w:sdtContent>
      </w:sdt>
      <w:sdt>
        <w:sdtPr>
          <w:id w:val="68140846"/>
          <w:tag w:val="goog_rdk_82"/>
        </w:sdtPr>
        <w:sdtContent>
          <w:ins w:author="Jordi Ferrer Beltran" w:id="44" w:date="2025-08-29T04:31:00Z">
            <w:r w:rsidDel="00000000" w:rsidR="00000000" w:rsidRPr="00000000">
              <w:rPr>
                <w:rFonts w:ascii="Times New Roman" w:cs="Times New Roman" w:eastAsia="Times New Roman" w:hAnsi="Times New Roman"/>
                <w:color w:val="000000"/>
                <w:sz w:val="24"/>
                <w:szCs w:val="24"/>
                <w:rtl w:val="0"/>
              </w:rPr>
              <w:t xml:space="preserve">prohibe</w:t>
            </w:r>
          </w:ins>
        </w:sdtContent>
      </w:sdt>
      <w:r w:rsidDel="00000000" w:rsidR="00000000" w:rsidRPr="00000000">
        <w:rPr>
          <w:rFonts w:ascii="Times New Roman" w:cs="Times New Roman" w:eastAsia="Times New Roman" w:hAnsi="Times New Roman"/>
          <w:color w:val="000000"/>
          <w:sz w:val="24"/>
          <w:szCs w:val="24"/>
          <w:rtl w:val="0"/>
        </w:rPr>
        <w:t xml:space="preserve"> la utilización de las pruebas producidas </w:t>
      </w:r>
      <w:sdt>
        <w:sdtPr>
          <w:id w:val="101416778"/>
          <w:tag w:val="goog_rdk_83"/>
        </w:sdtPr>
        <w:sdtContent>
          <w:commentRangeStart w:id="5"/>
        </w:sdtContent>
      </w:sdt>
      <w:r w:rsidDel="00000000" w:rsidR="00000000" w:rsidRPr="00000000">
        <w:rPr>
          <w:rFonts w:ascii="Times New Roman" w:cs="Times New Roman" w:eastAsia="Times New Roman" w:hAnsi="Times New Roman"/>
          <w:color w:val="000000"/>
          <w:sz w:val="24"/>
          <w:szCs w:val="24"/>
          <w:rtl w:val="0"/>
        </w:rPr>
        <w:t xml:space="preserve">de aquella otra manera que son las prohibiciones probatorias relativas a la utilización de las pruebas</w:t>
      </w:r>
      <w:commentRangeEnd w:id="5"/>
      <w:r w:rsidDel="00000000" w:rsidR="00000000" w:rsidRPr="00000000">
        <w:commentReference w:id="5"/>
      </w:r>
      <w:r w:rsidDel="00000000" w:rsidR="00000000" w:rsidRPr="00000000">
        <w:rPr>
          <w:rFonts w:ascii="Times New Roman" w:cs="Times New Roman" w:eastAsia="Times New Roman" w:hAnsi="Times New Roman"/>
          <w:color w:val="000000"/>
          <w:sz w:val="24"/>
          <w:szCs w:val="24"/>
          <w:rtl w:val="0"/>
        </w:rPr>
        <w:t xml:space="preserve">. </w:t>
      </w:r>
      <w:sdt>
        <w:sdtPr>
          <w:id w:val="1108267902"/>
          <w:tag w:val="goog_rdk_84"/>
        </w:sdtPr>
        <w:sdtContent>
          <w:commentRangeStart w:id="6"/>
        </w:sdtContent>
      </w:sdt>
      <w:r w:rsidDel="00000000" w:rsidR="00000000" w:rsidRPr="00000000">
        <w:rPr>
          <w:rFonts w:ascii="Times New Roman" w:cs="Times New Roman" w:eastAsia="Times New Roman" w:hAnsi="Times New Roman"/>
          <w:color w:val="000000"/>
          <w:sz w:val="24"/>
          <w:szCs w:val="24"/>
          <w:rtl w:val="0"/>
        </w:rPr>
        <w:t xml:space="preserve">De este modo, la violación de una prohibición probatoria no conlleva necesariamente a una única consecuencia</w:t>
      </w:r>
      <w:commentRangeEnd w:id="6"/>
      <w:r w:rsidDel="00000000" w:rsidR="00000000" w:rsidRPr="00000000">
        <w:commentReference w:id="6"/>
      </w:r>
      <w:r w:rsidDel="00000000" w:rsidR="00000000" w:rsidRPr="00000000">
        <w:rPr>
          <w:rFonts w:ascii="Times New Roman" w:cs="Times New Roman" w:eastAsia="Times New Roman" w:hAnsi="Times New Roman"/>
          <w:color w:val="000000"/>
          <w:sz w:val="24"/>
          <w:szCs w:val="24"/>
          <w:rtl w:val="0"/>
        </w:rPr>
        <w:t xml:space="preserve">, ni que esta se determine en la misma norma que establece la prohibición</w:t>
      </w:r>
      <w:r w:rsidDel="00000000" w:rsidR="00000000" w:rsidRPr="00000000">
        <w:rPr>
          <w:rFonts w:ascii="Times New Roman" w:cs="Times New Roman" w:eastAsia="Times New Roman" w:hAnsi="Times New Roman"/>
          <w:color w:val="000000"/>
          <w:sz w:val="24"/>
          <w:szCs w:val="24"/>
          <w:vertAlign w:val="superscript"/>
        </w:rPr>
        <w:footnoteReference w:customMarkFollows="0" w:id="27"/>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otra parte, distinguir entre normas sustantivas y procesales no resulta una cuestión simple, ni tampoco es una cuestión fácil delinear una división tajante entre ellas. Aunque la doctrina italiana asume la distinción de manera expresa, no son claros los criterios con los que se traza. Por tanto, diferenciar entre prohibiciones probatorias y prueba ilícita con base en si devienen de la violación de reglas sustantivas y/o procesales, a</w:t>
      </w:r>
      <w:sdt>
        <w:sdtPr>
          <w:id w:val="1047713330"/>
          <w:tag w:val="goog_rdk_85"/>
        </w:sdtPr>
        <w:sdtContent>
          <w:ins w:author="Jordi Ferrer Beltran" w:id="45" w:date="2025-08-29T04:34:00Z">
            <w:r w:rsidDel="00000000" w:rsidR="00000000" w:rsidRPr="00000000">
              <w:rPr>
                <w:rFonts w:ascii="Times New Roman" w:cs="Times New Roman" w:eastAsia="Times New Roman" w:hAnsi="Times New Roman"/>
                <w:color w:val="000000"/>
                <w:sz w:val="24"/>
                <w:szCs w:val="24"/>
                <w:rtl w:val="0"/>
              </w:rPr>
              <w:t xml:space="preserve"> mi</w:t>
            </w:r>
          </w:ins>
        </w:sdtContent>
      </w:sdt>
      <w:r w:rsidDel="00000000" w:rsidR="00000000" w:rsidRPr="00000000">
        <w:rPr>
          <w:rFonts w:ascii="Times New Roman" w:cs="Times New Roman" w:eastAsia="Times New Roman" w:hAnsi="Times New Roman"/>
          <w:color w:val="000000"/>
          <w:sz w:val="24"/>
          <w:szCs w:val="24"/>
          <w:rtl w:val="0"/>
        </w:rPr>
        <w:t xml:space="preserve"> juicio</w:t>
      </w:r>
      <w:sdt>
        <w:sdtPr>
          <w:id w:val="-487781419"/>
          <w:tag w:val="goog_rdk_86"/>
        </w:sdtPr>
        <w:sdtContent>
          <w:del w:author="Jordi Ferrer Beltran" w:id="46" w:date="2025-08-29T04:34:00Z">
            <w:r w:rsidDel="00000000" w:rsidR="00000000" w:rsidRPr="00000000">
              <w:rPr>
                <w:rFonts w:ascii="Times New Roman" w:cs="Times New Roman" w:eastAsia="Times New Roman" w:hAnsi="Times New Roman"/>
                <w:color w:val="000000"/>
                <w:sz w:val="24"/>
                <w:szCs w:val="24"/>
                <w:rtl w:val="0"/>
              </w:rPr>
              <w:delText xml:space="preserve"> de esta autora</w:delText>
            </w:r>
          </w:del>
        </w:sdtContent>
      </w:sdt>
      <w:r w:rsidDel="00000000" w:rsidR="00000000" w:rsidRPr="00000000">
        <w:rPr>
          <w:rFonts w:ascii="Times New Roman" w:cs="Times New Roman" w:eastAsia="Times New Roman" w:hAnsi="Times New Roman"/>
          <w:color w:val="000000"/>
          <w:sz w:val="24"/>
          <w:szCs w:val="24"/>
          <w:rtl w:val="0"/>
        </w:rPr>
        <w:t xml:space="preserve">, no ayuda demasiado. </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Puede ser útil observar, por otra parte, la manera en que están reguladas en los ordenamientos jurídicos</w:t>
      </w:r>
      <w:r w:rsidDel="00000000" w:rsidR="00000000" w:rsidRPr="00000000">
        <w:rPr>
          <w:rFonts w:ascii="Times New Roman" w:cs="Times New Roman" w:eastAsia="Times New Roman" w:hAnsi="Times New Roman"/>
          <w:sz w:val="24"/>
          <w:szCs w:val="24"/>
          <w:rtl w:val="0"/>
        </w:rPr>
        <w:t xml:space="preserve"> la prueba ilícita y las prohibiciones probatorias. </w:t>
      </w:r>
      <w:sdt>
        <w:sdtPr>
          <w:id w:val="-172832031"/>
          <w:tag w:val="goog_rdk_87"/>
        </w:sdtPr>
        <w:sdtContent>
          <w:ins w:author="Jordi Ferrer Beltran" w:id="47" w:date="2025-08-29T04:34:00Z">
            <w:r w:rsidDel="00000000" w:rsidR="00000000" w:rsidRPr="00000000">
              <w:rPr>
                <w:rFonts w:ascii="Times New Roman" w:cs="Times New Roman" w:eastAsia="Times New Roman" w:hAnsi="Times New Roman"/>
                <w:sz w:val="24"/>
                <w:szCs w:val="24"/>
                <w:rtl w:val="0"/>
              </w:rPr>
              <w:t xml:space="preserve">Conviene p</w:t>
            </w:r>
          </w:ins>
        </w:sdtContent>
      </w:sdt>
      <w:sdt>
        <w:sdtPr>
          <w:id w:val="-860028143"/>
          <w:tag w:val="goog_rdk_88"/>
        </w:sdtPr>
        <w:sdtContent>
          <w:del w:author="Jordi Ferrer Beltran" w:id="47" w:date="2025-08-29T04:34:00Z">
            <w:r w:rsidDel="00000000" w:rsidR="00000000" w:rsidRPr="00000000">
              <w:rPr>
                <w:rFonts w:ascii="Times New Roman" w:cs="Times New Roman" w:eastAsia="Times New Roman" w:hAnsi="Times New Roman"/>
                <w:sz w:val="24"/>
                <w:szCs w:val="24"/>
                <w:rtl w:val="0"/>
              </w:rPr>
              <w:delText xml:space="preserve">P</w:delText>
            </w:r>
          </w:del>
        </w:sdtContent>
      </w:sdt>
      <w:r w:rsidDel="00000000" w:rsidR="00000000" w:rsidRPr="00000000">
        <w:rPr>
          <w:rFonts w:ascii="Times New Roman" w:cs="Times New Roman" w:eastAsia="Times New Roman" w:hAnsi="Times New Roman"/>
          <w:sz w:val="24"/>
          <w:szCs w:val="24"/>
          <w:rtl w:val="0"/>
        </w:rPr>
        <w:t xml:space="preserve">rimero examinar si están reguladas y, en caso de que sí lo estén, dar el segundo paso que es identificar el tipo de enunciado jurídico que las instaura. </w:t>
      </w:r>
    </w:p>
    <w:p w:rsidR="00000000" w:rsidDel="00000000" w:rsidP="00000000" w:rsidRDefault="00000000" w:rsidRPr="00000000" w14:paraId="00000044">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Las prohibiciones probatorias se hallan expresamente establecidas en normas jurídicas regulativas</w:t>
      </w:r>
      <w:sdt>
        <w:sdtPr>
          <w:id w:val="-212393453"/>
          <w:tag w:val="goog_rdk_89"/>
        </w:sdtPr>
        <w:sdtContent>
          <w:del w:author="Jordi Ferrer Beltran" w:id="48" w:date="2025-08-29T05:01:00Z">
            <w:r w:rsidDel="00000000" w:rsidR="00000000" w:rsidRPr="00000000">
              <w:rPr>
                <w:rFonts w:ascii="Times New Roman" w:cs="Times New Roman" w:eastAsia="Times New Roman" w:hAnsi="Times New Roman"/>
                <w:sz w:val="24"/>
                <w:szCs w:val="24"/>
                <w:rtl w:val="0"/>
              </w:rPr>
              <w:delText xml:space="preserve">, mientras que la noción de prueba ilícita, por lo general, no se reconoce de manera expresa en los ordenamientos jurídicos</w:delText>
            </w:r>
          </w:del>
        </w:sdtContent>
      </w:sdt>
      <w:r w:rsidDel="00000000" w:rsidR="00000000" w:rsidRPr="00000000">
        <w:rPr>
          <w:rFonts w:ascii="Times New Roman" w:cs="Times New Roman" w:eastAsia="Times New Roman" w:hAnsi="Times New Roman"/>
          <w:sz w:val="24"/>
          <w:szCs w:val="24"/>
          <w:rtl w:val="0"/>
        </w:rPr>
        <w:t xml:space="preserve">. Un ejemplo de la primera se puede observar en el artículo 136 inciso A de la ley procesal penal alemana. En dich</w:t>
      </w:r>
      <w:sdt>
        <w:sdtPr>
          <w:id w:val="1073626967"/>
          <w:tag w:val="goog_rdk_90"/>
        </w:sdtPr>
        <w:sdtContent>
          <w:ins w:author="Jordi Ferrer Beltran" w:id="49" w:date="2025-08-29T04:58:00Z">
            <w:r w:rsidDel="00000000" w:rsidR="00000000" w:rsidRPr="00000000">
              <w:rPr>
                <w:rFonts w:ascii="Times New Roman" w:cs="Times New Roman" w:eastAsia="Times New Roman" w:hAnsi="Times New Roman"/>
                <w:sz w:val="24"/>
                <w:szCs w:val="24"/>
                <w:rtl w:val="0"/>
              </w:rPr>
              <w:t xml:space="preserve">a</w:t>
            </w:r>
          </w:ins>
        </w:sdtContent>
      </w:sdt>
      <w:sdt>
        <w:sdtPr>
          <w:id w:val="57058583"/>
          <w:tag w:val="goog_rdk_91"/>
        </w:sdtPr>
        <w:sdtContent>
          <w:del w:author="Jordi Ferrer Beltran" w:id="49" w:date="2025-08-29T04:58:00Z">
            <w:r w:rsidDel="00000000" w:rsidR="00000000" w:rsidRPr="00000000">
              <w:rPr>
                <w:rFonts w:ascii="Times New Roman" w:cs="Times New Roman" w:eastAsia="Times New Roman" w:hAnsi="Times New Roman"/>
                <w:sz w:val="24"/>
                <w:szCs w:val="24"/>
                <w:rtl w:val="0"/>
              </w:rPr>
              <w:delText xml:space="preserve">o</w:delText>
            </w:r>
          </w:del>
        </w:sdtContent>
      </w:sdt>
      <w:r w:rsidDel="00000000" w:rsidR="00000000" w:rsidRPr="00000000">
        <w:rPr>
          <w:rFonts w:ascii="Times New Roman" w:cs="Times New Roman" w:eastAsia="Times New Roman" w:hAnsi="Times New Roman"/>
          <w:sz w:val="24"/>
          <w:szCs w:val="24"/>
          <w:rtl w:val="0"/>
        </w:rPr>
        <w:t xml:space="preserve"> </w:t>
      </w:r>
      <w:sdt>
        <w:sdtPr>
          <w:id w:val="-601181130"/>
          <w:tag w:val="goog_rdk_92"/>
        </w:sdtPr>
        <w:sdtContent>
          <w:del w:author="Jordi Ferrer Beltran" w:id="50" w:date="2025-08-29T04:58:00Z">
            <w:r w:rsidDel="00000000" w:rsidR="00000000" w:rsidRPr="00000000">
              <w:rPr>
                <w:rFonts w:ascii="Times New Roman" w:cs="Times New Roman" w:eastAsia="Times New Roman" w:hAnsi="Times New Roman"/>
                <w:sz w:val="24"/>
                <w:szCs w:val="24"/>
                <w:rtl w:val="0"/>
              </w:rPr>
              <w:delText xml:space="preserve">enunciado </w:delText>
            </w:r>
          </w:del>
        </w:sdtContent>
      </w:sdt>
      <w:sdt>
        <w:sdtPr>
          <w:id w:val="-1929956238"/>
          <w:tag w:val="goog_rdk_93"/>
        </w:sdtPr>
        <w:sdtContent>
          <w:ins w:author="Jordi Ferrer Beltran" w:id="50" w:date="2025-08-29T04:58:00Z">
            <w:r w:rsidDel="00000000" w:rsidR="00000000" w:rsidRPr="00000000">
              <w:rPr>
                <w:rFonts w:ascii="Times New Roman" w:cs="Times New Roman" w:eastAsia="Times New Roman" w:hAnsi="Times New Roman"/>
                <w:sz w:val="24"/>
                <w:szCs w:val="24"/>
                <w:rtl w:val="0"/>
              </w:rPr>
              <w:t xml:space="preserve">disposición </w:t>
            </w:r>
          </w:ins>
        </w:sdtContent>
      </w:sdt>
      <w:r w:rsidDel="00000000" w:rsidR="00000000" w:rsidRPr="00000000">
        <w:rPr>
          <w:rFonts w:ascii="Times New Roman" w:cs="Times New Roman" w:eastAsia="Times New Roman" w:hAnsi="Times New Roman"/>
          <w:sz w:val="24"/>
          <w:szCs w:val="24"/>
          <w:rtl w:val="0"/>
        </w:rPr>
        <w:t xml:space="preserve">se prohíbe la realización de interrogatorios con malos tratos, fatiga inducida, tormento, hipnosis o engaño; muestra de una regla prohibitiva en cuya violación radica la actividad ilícita: la transgresión de una norma que instituye una prohibición probatoria</w:t>
      </w:r>
      <w:sdt>
        <w:sdtPr>
          <w:id w:val="2024590972"/>
          <w:tag w:val="goog_rdk_94"/>
        </w:sdtPr>
        <w:sdtContent>
          <w:commentRangeStart w:id="7"/>
        </w:sdtContent>
      </w:sdt>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Fonts w:ascii="Times New Roman" w:cs="Times New Roman" w:eastAsia="Times New Roman" w:hAnsi="Times New Roman"/>
          <w:sz w:val="24"/>
          <w:szCs w:val="24"/>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sdt>
        <w:sdtPr>
          <w:id w:val="-1076718824"/>
          <w:tag w:val="goog_rdk_96"/>
        </w:sdtPr>
        <w:sdtContent>
          <w:del w:author="Jordi Ferrer Beltran" w:id="51" w:date="2025-08-29T05:00:00Z">
            <w:r w:rsidDel="00000000" w:rsidR="00000000" w:rsidRPr="00000000">
              <w:rPr>
                <w:rFonts w:ascii="Times New Roman" w:cs="Times New Roman" w:eastAsia="Times New Roman" w:hAnsi="Times New Roman"/>
                <w:sz w:val="24"/>
                <w:szCs w:val="24"/>
                <w:rtl w:val="0"/>
              </w:rPr>
              <w:delText xml:space="preserve">Sin embargo</w:delText>
            </w:r>
          </w:del>
        </w:sdtContent>
      </w:sdt>
      <w:sdt>
        <w:sdtPr>
          <w:id w:val="-1924322219"/>
          <w:tag w:val="goog_rdk_97"/>
        </w:sdtPr>
        <w:sdtContent>
          <w:ins w:author="Jordi Ferrer Beltran" w:id="51" w:date="2025-08-29T05:00:00Z">
            <w:r w:rsidDel="00000000" w:rsidR="00000000" w:rsidRPr="00000000">
              <w:rPr>
                <w:rFonts w:ascii="Times New Roman" w:cs="Times New Roman" w:eastAsia="Times New Roman" w:hAnsi="Times New Roman"/>
                <w:sz w:val="24"/>
                <w:szCs w:val="24"/>
                <w:rtl w:val="0"/>
              </w:rPr>
              <w:t xml:space="preserve">En cambio</w:t>
            </w:r>
          </w:ins>
        </w:sdtContent>
      </w:sdt>
      <w:r w:rsidDel="00000000" w:rsidR="00000000" w:rsidRPr="00000000">
        <w:rPr>
          <w:rFonts w:ascii="Times New Roman" w:cs="Times New Roman" w:eastAsia="Times New Roman" w:hAnsi="Times New Roman"/>
          <w:sz w:val="24"/>
          <w:szCs w:val="24"/>
          <w:rtl w:val="0"/>
        </w:rPr>
        <w:t xml:space="preserve">, el concepto de prueba ilícita no se encuentra recogido frecuentemente en las normas jurídicas, pero sí la exclusión como consecuencia de la ilicitud. En el Código procesal penal de Chile, </w:t>
      </w:r>
      <w:r w:rsidDel="00000000" w:rsidR="00000000" w:rsidRPr="00000000">
        <w:rPr>
          <w:rFonts w:ascii="Times New Roman" w:cs="Times New Roman" w:eastAsia="Times New Roman" w:hAnsi="Times New Roman"/>
          <w:i w:val="1"/>
          <w:sz w:val="24"/>
          <w:szCs w:val="24"/>
          <w:rtl w:val="0"/>
        </w:rPr>
        <w:t xml:space="preserve">v.gr</w:t>
      </w:r>
      <w:r w:rsidDel="00000000" w:rsidR="00000000" w:rsidRPr="00000000">
        <w:rPr>
          <w:rFonts w:ascii="Times New Roman" w:cs="Times New Roman" w:eastAsia="Times New Roman" w:hAnsi="Times New Roman"/>
          <w:sz w:val="24"/>
          <w:szCs w:val="24"/>
          <w:rtl w:val="0"/>
        </w:rPr>
        <w:t xml:space="preserve">., se establece lo siguiente: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5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Del mismo modo, el juez excluirá las pruebas que provinieren de actuaciones o diligencias que hubieren sido declaradas nulas y aquellas que hubieren sido obtenidas con inobservancia de garantías fundamentales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Pr>
        <w:footnoteReference w:customMarkFollows="0" w:id="29"/>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comparan los dos ejemplos, se puede notar que en el primero se prohíben los interrogatorios bajo determinadas condiciones, y en el segundo se obliga a la exclusión de pruebas obtenidas mediante violación de garantías fundamentales. Las dos son normas regulativas, pero lo que ocurre con la citada norma chilena es que establece muy claramente qué hacer con las pruebas obtenidas en violación de derechos y/o garantías fundamentales, de modo que identifica las normas quebrantadas para que deba producirse determinada consecuencia. Es decir, para el caso chileno es prueba ilícita la que resulta de la violación de normas tuteladoras de derechos/garantías fundamentales. En cambio, el enunciado establecido en el código alemán prohíbe la realización de interrogatorios con el uso de tormento, hipnosis o engaño, etc., por lo que se enuncia la conducta prohibida y, en ese caso, la ilicitud radica en la violación de esa norma (la transgresión de una norma que instituye una prohibición probatoria). </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respecto se puede afirmar que la prueba ilícita y las prohibiciones probatorias son instituciones diferentes. Estas últimas se encuentran dispuestas en normas regulativas que prohíben una conducta determinada (por ejemplo: la prohibición de realizar interrogatorios utilizando determinados métodos), o sea, es una prohibición relativa a la prueba que se encuentra estipulada en una norma regulativa. En cambio, la prueba ilícita es el resultado de la actividad de vulneración de esa u otras normas jurídicas, que no necesariamente se refieren de forma expresa a la prueba (como las que establecen derechos fundamentales). </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sentido resulta válido subrayar que la prueba ilícita tal vez no necesite de una regla expresa porque, en realidad, es el resultado de violar esas otras normas o derechos fundamentales lo que la convierte en ilícita. Lo único que se necesita entonces, precisamente, es una regla que regule las consecuencias de la ilicitud. </w:t>
      </w:r>
    </w:p>
    <w:sdt>
      <w:sdtPr>
        <w:id w:val="39823453"/>
        <w:tag w:val="goog_rdk_99"/>
      </w:sdtPr>
      <w:sdtContent>
        <w:p w:rsidR="00000000" w:rsidDel="00000000" w:rsidP="00000000" w:rsidRDefault="00000000" w:rsidRPr="00000000" w14:paraId="0000004A">
          <w:pPr>
            <w:spacing w:line="360" w:lineRule="auto"/>
            <w:jc w:val="both"/>
            <w:rPr>
              <w:ins w:author="Jordi Ferrer Beltran" w:id="52" w:date="2025-08-29T05:04: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 el momento se han presentado los dos puntos a través de los cuales se puede explicar la distinción entre prueba ilícita y prohibiciones probatorias. Los cuales están enfocados en: a) violación de normas jurídicas, ya sea según su jerarquía o la tipología de normas sustantivas o procesales y; b) si están nominadas o no en el ordenamiento jurídico y el tipo de enunciado jurídico que las establece. </w:t>
          </w:r>
          <w:sdt>
            <w:sdtPr>
              <w:id w:val="529961140"/>
              <w:tag w:val="goog_rdk_98"/>
            </w:sdtPr>
            <w:sdtContent>
              <w:ins w:author="Jordi Ferrer Beltran" w:id="52" w:date="2025-08-29T05:04:00Z">
                <w:r w:rsidDel="00000000" w:rsidR="00000000" w:rsidRPr="00000000">
                  <w:rPr>
                    <w:rtl w:val="0"/>
                  </w:rPr>
                </w:r>
              </w:ins>
            </w:sdtContent>
          </w:sdt>
        </w:p>
      </w:sdtContent>
    </w:sdt>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sdt>
      <w:sdtPr>
        <w:id w:val="-693744525"/>
        <w:tag w:val="goog_rdk_104"/>
      </w:sdtPr>
      <w:sdtContent>
        <w:p w:rsidR="00000000" w:rsidDel="00000000" w:rsidP="00000000" w:rsidRDefault="00000000" w:rsidRPr="00000000" w14:paraId="0000004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ins w:author="Jordi Ferrer Beltran" w:id="54" w:date="2025-08-29T05:04:00Z"/>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Distinción </w:t>
          </w:r>
          <w:sdt>
            <w:sdtPr>
              <w:id w:val="-230617187"/>
              <w:tag w:val="goog_rdk_100"/>
            </w:sdtPr>
            <w:sdtContent>
              <w:ins w:author="Jordi Ferrer Beltran" w:id="53" w:date="2025-08-29T05:04: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entre prueba ilícita y</w:t>
                </w:r>
              </w:ins>
            </w:sdtContent>
          </w:sdt>
          <w:sdt>
            <w:sdtPr>
              <w:id w:val="1415902752"/>
              <w:tag w:val="goog_rdk_101"/>
            </w:sdtPr>
            <w:sdtContent>
              <w:del w:author="Jordi Ferrer Beltran" w:id="53" w:date="2025-08-29T05:04: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con la</w:delText>
                </w:r>
              </w:del>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prueba irregular</w:t>
          </w:r>
          <w:sdt>
            <w:sdtPr>
              <w:id w:val="858794456"/>
              <w:tag w:val="goog_rdk_102"/>
            </w:sdtPr>
            <w:sdtContent>
              <w:del w:author="Jordi Ferrer Beltran" w:id="54" w:date="2025-08-29T05:04: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w:delText>
                </w:r>
              </w:del>
            </w:sdtContent>
          </w:sdt>
          <w:sdt>
            <w:sdtPr>
              <w:id w:val="-1586277053"/>
              <w:tag w:val="goog_rdk_103"/>
            </w:sdtPr>
            <w:sdtContent>
              <w:ins w:author="Jordi Ferrer Beltran" w:id="54" w:date="2025-08-29T05:04:00Z">
                <w:r w:rsidDel="00000000" w:rsidR="00000000" w:rsidRPr="00000000">
                  <w:rPr>
                    <w:rtl w:val="0"/>
                  </w:rPr>
                </w:r>
              </w:ins>
            </w:sdtContent>
          </w:sdt>
        </w:p>
      </w:sdtContent>
    </w:sdt>
    <w:sdt>
      <w:sdtPr>
        <w:id w:val="-928747815"/>
        <w:tag w:val="goog_rdk_105"/>
      </w:sdtPr>
      <w:sdtConten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Change w:author="Jordi Ferrer Beltran" w:id="55" w:date="2025-08-29T05:17:00Z">
                <w:rPr>
                  <w:rFonts w:ascii="Times New Roman" w:cs="Times New Roman" w:eastAsia="Times New Roman" w:hAnsi="Times New Roman"/>
                  <w:b w:val="1"/>
                  <w:i w:val="0"/>
                  <w:smallCaps w:val="0"/>
                  <w:strike w:val="0"/>
                  <w:color w:val="000000"/>
                  <w:sz w:val="24"/>
                  <w:szCs w:val="24"/>
                  <w:u w:val="none"/>
                  <w:shd w:fill="auto" w:val="clear"/>
                  <w:vertAlign w:val="baseline"/>
                </w:rPr>
              </w:rPrChange>
            </w:rPr>
            <w:pPrChange w:author="Jordi Ferrer Beltran" w:id="0" w:date="2025-08-29T05:17:00Z">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720" w:right="0" w:hanging="720"/>
                <w:jc w:val="both"/>
              </w:pPr>
            </w:pPrChange>
          </w:pPr>
          <w:r w:rsidDel="00000000" w:rsidR="00000000" w:rsidRPr="00000000">
            <w:rPr>
              <w:rtl w:val="0"/>
            </w:rPr>
          </w:r>
        </w:p>
      </w:sdtContent>
    </w:sdt>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términos </w:t>
      </w:r>
      <w:r w:rsidDel="00000000" w:rsidR="00000000" w:rsidRPr="00000000">
        <w:rPr>
          <w:rFonts w:ascii="Times New Roman" w:cs="Times New Roman" w:eastAsia="Times New Roman" w:hAnsi="Times New Roman"/>
          <w:i w:val="1"/>
          <w:sz w:val="24"/>
          <w:szCs w:val="24"/>
          <w:rtl w:val="0"/>
        </w:rPr>
        <w:t xml:space="preserve">prueba ilícita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sz w:val="24"/>
          <w:szCs w:val="24"/>
          <w:rtl w:val="0"/>
        </w:rPr>
        <w:t xml:space="preserve">prueba irregular</w:t>
      </w:r>
      <w:sdt>
        <w:sdtPr>
          <w:id w:val="880697245"/>
          <w:tag w:val="goog_rdk_106"/>
        </w:sdtPr>
        <w:sdtContent>
          <w:ins w:author="Jordi Ferrer Beltran" w:id="56" w:date="2025-08-29T05:05: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que suelen estar presentes en la doctrina y en la jurisprudencia</w:t>
      </w:r>
      <w:sdt>
        <w:sdtPr>
          <w:id w:val="-484238708"/>
          <w:tag w:val="goog_rdk_107"/>
        </w:sdtPr>
        <w:sdtContent>
          <w:ins w:author="Jordi Ferrer Beltran" w:id="57" w:date="2025-08-29T05:05: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también necesitan ser distinguidos. Según </w:t>
      </w:r>
      <w:r w:rsidDel="00000000" w:rsidR="00000000" w:rsidRPr="00000000">
        <w:rPr>
          <w:rFonts w:ascii="Times New Roman" w:cs="Times New Roman" w:eastAsia="Times New Roman" w:hAnsi="Times New Roman"/>
          <w:smallCaps w:val="1"/>
          <w:sz w:val="24"/>
          <w:szCs w:val="24"/>
          <w:rtl w:val="0"/>
        </w:rPr>
        <w:t xml:space="preserve">Miranda Estrampes</w:t>
      </w:r>
      <w:r w:rsidDel="00000000" w:rsidR="00000000" w:rsidRPr="00000000">
        <w:rPr>
          <w:rFonts w:ascii="Times New Roman" w:cs="Times New Roman" w:eastAsia="Times New Roman" w:hAnsi="Times New Roman"/>
          <w:sz w:val="24"/>
          <w:szCs w:val="24"/>
          <w:rtl w:val="0"/>
        </w:rPr>
        <w:t xml:space="preserve"> se debe partir de la distinción conceptual entre ambas, para atribuirles efectos o consecuencias distintas. Al respecto, dicho autor expresa lo siguiente:</w:t>
      </w:r>
    </w:p>
    <w:p w:rsidR="00000000" w:rsidDel="00000000" w:rsidP="00000000" w:rsidRDefault="00000000" w:rsidRPr="00000000" w14:paraId="0000004F">
      <w:pPr>
        <w:spacing w:line="36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Por prueba ilícita debe entenderse aquella prueba obtenida y/o practicada con vulneración de derechos fundamentales. Por el contrario, prueba irregular sería aquella obtenida, propuesta o practicada con infracción de la normativa procesal que regula el procedimiento probatorio, pero sin afectación nuclear de los derechos fundamentales (</w:t>
      </w:r>
      <w:r w:rsidDel="00000000" w:rsidR="00000000" w:rsidRPr="00000000">
        <w:rPr>
          <w:rFonts w:ascii="Times New Roman" w:cs="Times New Roman" w:eastAsia="Times New Roman" w:hAnsi="Times New Roman"/>
          <w:smallCaps w:val="1"/>
          <w:rtl w:val="0"/>
        </w:rPr>
        <w:t xml:space="preserve">Miranda Estrampes</w:t>
      </w:r>
      <w:r w:rsidDel="00000000" w:rsidR="00000000" w:rsidRPr="00000000">
        <w:rPr>
          <w:rFonts w:ascii="Times New Roman" w:cs="Times New Roman" w:eastAsia="Times New Roman" w:hAnsi="Times New Roman"/>
          <w:rtl w:val="0"/>
        </w:rPr>
        <w:t xml:space="preserve">, 2010: 133).</w:t>
      </w: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posición de </w:t>
      </w:r>
      <w:r w:rsidDel="00000000" w:rsidR="00000000" w:rsidRPr="00000000">
        <w:rPr>
          <w:rFonts w:ascii="Times New Roman" w:cs="Times New Roman" w:eastAsia="Times New Roman" w:hAnsi="Times New Roman"/>
          <w:smallCaps w:val="1"/>
          <w:sz w:val="24"/>
          <w:szCs w:val="24"/>
          <w:rtl w:val="0"/>
        </w:rPr>
        <w:t xml:space="preserve">Miranda Estrampes</w:t>
      </w:r>
      <w:r w:rsidDel="00000000" w:rsidR="00000000" w:rsidRPr="00000000">
        <w:rPr>
          <w:rFonts w:ascii="Times New Roman" w:cs="Times New Roman" w:eastAsia="Times New Roman" w:hAnsi="Times New Roman"/>
          <w:sz w:val="24"/>
          <w:szCs w:val="24"/>
          <w:rtl w:val="0"/>
        </w:rPr>
        <w:t xml:space="preserve"> es seguida por otros autores para los que el punto relevante en esta distinción es el tipo de norma vulnerada</w:t>
      </w:r>
      <w:r w:rsidDel="00000000" w:rsidR="00000000" w:rsidRPr="00000000">
        <w:rPr>
          <w:rFonts w:ascii="Times New Roman" w:cs="Times New Roman" w:eastAsia="Times New Roman" w:hAnsi="Times New Roman"/>
          <w:vertAlign w:val="superscript"/>
        </w:rPr>
        <w:footnoteReference w:customMarkFollows="0" w:id="30"/>
      </w:r>
      <w:r w:rsidDel="00000000" w:rsidR="00000000" w:rsidRPr="00000000">
        <w:rPr>
          <w:rFonts w:ascii="Times New Roman" w:cs="Times New Roman" w:eastAsia="Times New Roman" w:hAnsi="Times New Roman"/>
          <w:sz w:val="24"/>
          <w:szCs w:val="24"/>
          <w:rtl w:val="0"/>
        </w:rPr>
        <w:t xml:space="preserve">. En esta línea </w:t>
      </w:r>
      <w:r w:rsidDel="00000000" w:rsidR="00000000" w:rsidRPr="00000000">
        <w:rPr>
          <w:rFonts w:ascii="Times New Roman" w:cs="Times New Roman" w:eastAsia="Times New Roman" w:hAnsi="Times New Roman"/>
          <w:smallCaps w:val="1"/>
          <w:sz w:val="24"/>
          <w:szCs w:val="24"/>
          <w:rtl w:val="0"/>
        </w:rPr>
        <w:t xml:space="preserve">Picó i Junoy</w:t>
      </w:r>
      <w:r w:rsidDel="00000000" w:rsidR="00000000" w:rsidRPr="00000000">
        <w:rPr>
          <w:rFonts w:ascii="Times New Roman" w:cs="Times New Roman" w:eastAsia="Times New Roman" w:hAnsi="Times New Roman"/>
          <w:sz w:val="24"/>
          <w:szCs w:val="24"/>
          <w:rtl w:val="0"/>
        </w:rPr>
        <w:t xml:space="preserve"> considera que</w:t>
      </w:r>
    </w:p>
    <w:p w:rsidR="00000000" w:rsidDel="00000000" w:rsidP="00000000" w:rsidRDefault="00000000" w:rsidRPr="00000000" w14:paraId="00000051">
      <w:pPr>
        <w:spacing w:line="36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prueba ilícita es aquella en la que en su origen o desarrollo se ha vulnerado un derecho fundamental […] La prueba irregular, finalmente, sería aquella generada con vulneración de las normas de rango ordinario que regulan su obtención y práctica (</w:t>
      </w:r>
      <w:r w:rsidDel="00000000" w:rsidR="00000000" w:rsidRPr="00000000">
        <w:rPr>
          <w:rFonts w:ascii="Times New Roman" w:cs="Times New Roman" w:eastAsia="Times New Roman" w:hAnsi="Times New Roman"/>
          <w:smallCaps w:val="1"/>
          <w:rtl w:val="0"/>
        </w:rPr>
        <w:t xml:space="preserve">Picó i Junoy</w:t>
      </w:r>
      <w:r w:rsidDel="00000000" w:rsidR="00000000" w:rsidRPr="00000000">
        <w:rPr>
          <w:rFonts w:ascii="Times New Roman" w:cs="Times New Roman" w:eastAsia="Times New Roman" w:hAnsi="Times New Roman"/>
          <w:rtl w:val="0"/>
        </w:rPr>
        <w:t xml:space="preserve">, 1996: 296).</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Dichos autores toman las normas violadas como punto que marca la diferencia: en el caso de la prueba ilícita, ésta resulta de la violación de derechos fundamentales, mientras que la prueba irregular es aquella obtenida mediante violación de otras normas de carácter procesal relativas a la obtención y práctica de las pruebas. En ambos casos se trata de pruebas derivadas de la vulneración de normas jurídicas; pero la distinción radica en el tipo de norma jurídica quebrantada. A partir de aquí, el aspecto en el que ponen el acento está en las consecuencias atribuidas a cada una. El propio </w:t>
      </w:r>
      <w:r w:rsidDel="00000000" w:rsidR="00000000" w:rsidRPr="00000000">
        <w:rPr>
          <w:rFonts w:ascii="Times New Roman" w:cs="Times New Roman" w:eastAsia="Times New Roman" w:hAnsi="Times New Roman"/>
          <w:smallCaps w:val="1"/>
          <w:sz w:val="24"/>
          <w:szCs w:val="24"/>
          <w:rtl w:val="0"/>
        </w:rPr>
        <w:t xml:space="preserve">Miranda Estrampes</w:t>
      </w:r>
      <w:r w:rsidDel="00000000" w:rsidR="00000000" w:rsidRPr="00000000">
        <w:rPr>
          <w:rFonts w:ascii="Times New Roman" w:cs="Times New Roman" w:eastAsia="Times New Roman" w:hAnsi="Times New Roman"/>
          <w:sz w:val="24"/>
          <w:szCs w:val="24"/>
          <w:rtl w:val="0"/>
        </w:rPr>
        <w:t xml:space="preserve"> señala:</w:t>
      </w:r>
    </w:p>
    <w:p w:rsidR="00000000" w:rsidDel="00000000" w:rsidP="00000000" w:rsidRDefault="00000000" w:rsidRPr="00000000" w14:paraId="00000053">
      <w:pPr>
        <w:spacing w:line="36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parte de una distinción conceptual entre prueba ilícita y prueba irregular, es el atribuirles efectos o consecuencias jurídico-procesales distintas (</w:t>
      </w:r>
      <w:r w:rsidDel="00000000" w:rsidR="00000000" w:rsidRPr="00000000">
        <w:rPr>
          <w:rFonts w:ascii="Times New Roman" w:cs="Times New Roman" w:eastAsia="Times New Roman" w:hAnsi="Times New Roman"/>
          <w:smallCaps w:val="1"/>
          <w:rtl w:val="0"/>
        </w:rPr>
        <w:t xml:space="preserve">Miranda Estrampes, 2013: 61 (2018: 47)</w:t>
      </w:r>
      <w:r w:rsidDel="00000000" w:rsidR="00000000" w:rsidRPr="00000000">
        <w:rPr>
          <w:rFonts w:ascii="Times New Roman" w:cs="Times New Roman" w:eastAsia="Times New Roman" w:hAnsi="Times New Roman"/>
          <w:vertAlign w:val="superscript"/>
        </w:rPr>
        <w:footnoteReference w:customMarkFollows="0" w:id="31"/>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importante está, pues, en las consecuencias, y es por eso que suelen distinguirse ambas figuras: como una forma de señalar que para la prueba ilícita corresponde la nulidad absoluta, mientras que para la prueba irregular hay maneras de corregir o subsanar esas irregularidades</w:t>
      </w:r>
      <w:r w:rsidDel="00000000" w:rsidR="00000000" w:rsidRPr="00000000">
        <w:rPr>
          <w:rFonts w:ascii="Times New Roman" w:cs="Times New Roman" w:eastAsia="Times New Roman" w:hAnsi="Times New Roman"/>
          <w:sz w:val="24"/>
          <w:szCs w:val="24"/>
          <w:vertAlign w:val="superscript"/>
        </w:rPr>
        <w:footnoteReference w:customMarkFollows="0" w:id="3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distinción puede encontrarse en la jurisprudencia. A modo ilustrativo, la STS 1254/1995 define la prueba ilícita como aquella obtenida con infracción de derechos fundamentales, y al respecto de las pruebas irregulares precisa que son aquellas con vicios subsanables. Dando por sentado que en caso de pruebas que resulten de la vulneración de derechos fundamentales no </w:t>
      </w:r>
      <w:sdt>
        <w:sdtPr>
          <w:id w:val="-874835663"/>
          <w:tag w:val="goog_rdk_108"/>
        </w:sdtPr>
        <w:sdtContent>
          <w:del w:author="Jordi Ferrer Beltran" w:id="58" w:date="2025-08-29T05:08:00Z">
            <w:r w:rsidDel="00000000" w:rsidR="00000000" w:rsidRPr="00000000">
              <w:rPr>
                <w:rFonts w:ascii="Times New Roman" w:cs="Times New Roman" w:eastAsia="Times New Roman" w:hAnsi="Times New Roman"/>
                <w:sz w:val="24"/>
                <w:szCs w:val="24"/>
                <w:rtl w:val="0"/>
              </w:rPr>
              <w:delText xml:space="preserve">operan variante</w:delText>
            </w:r>
          </w:del>
        </w:sdtContent>
      </w:sdt>
      <w:sdt>
        <w:sdtPr>
          <w:id w:val="752698138"/>
          <w:tag w:val="goog_rdk_109"/>
        </w:sdtPr>
        <w:sdtContent>
          <w:ins w:author="Jordi Ferrer Beltran" w:id="58" w:date="2025-08-29T05:08:00Z">
            <w:r w:rsidDel="00000000" w:rsidR="00000000" w:rsidRPr="00000000">
              <w:rPr>
                <w:rFonts w:ascii="Times New Roman" w:cs="Times New Roman" w:eastAsia="Times New Roman" w:hAnsi="Times New Roman"/>
                <w:sz w:val="24"/>
                <w:szCs w:val="24"/>
                <w:rtl w:val="0"/>
              </w:rPr>
              <w:t xml:space="preserve">hay posibilidad</w:t>
            </w:r>
          </w:ins>
        </w:sdtContent>
      </w:sdt>
      <w:sdt>
        <w:sdtPr>
          <w:id w:val="201265016"/>
          <w:tag w:val="goog_rdk_110"/>
        </w:sdtPr>
        <w:sdtContent>
          <w:del w:author="Jordi Ferrer Beltran" w:id="59" w:date="2025-08-29T05:08:00Z">
            <w:r w:rsidDel="00000000" w:rsidR="00000000" w:rsidRPr="00000000">
              <w:rPr>
                <w:rFonts w:ascii="Times New Roman" w:cs="Times New Roman" w:eastAsia="Times New Roman" w:hAnsi="Times New Roman"/>
                <w:sz w:val="24"/>
                <w:szCs w:val="24"/>
                <w:rtl w:val="0"/>
              </w:rPr>
              <w:delText xml:space="preserve">s</w:delText>
            </w:r>
          </w:del>
        </w:sdtContent>
      </w:sdt>
      <w:r w:rsidDel="00000000" w:rsidR="00000000" w:rsidRPr="00000000">
        <w:rPr>
          <w:rFonts w:ascii="Times New Roman" w:cs="Times New Roman" w:eastAsia="Times New Roman" w:hAnsi="Times New Roman"/>
          <w:sz w:val="24"/>
          <w:szCs w:val="24"/>
          <w:rtl w:val="0"/>
        </w:rPr>
        <w:t xml:space="preserve"> de subsanación</w:t>
      </w:r>
      <w:r w:rsidDel="00000000" w:rsidR="00000000" w:rsidRPr="00000000">
        <w:rPr>
          <w:rFonts w:ascii="Times New Roman" w:cs="Times New Roman" w:eastAsia="Times New Roman" w:hAnsi="Times New Roman"/>
          <w:sz w:val="24"/>
          <w:szCs w:val="24"/>
          <w:vertAlign w:val="superscript"/>
        </w:rPr>
        <w:footnoteReference w:customMarkFollows="0" w:id="3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casos que podrían ubicarse como prueba irregular se refieren a violación de procedimientos legales. Autores de la talla de </w:t>
      </w:r>
      <w:r w:rsidDel="00000000" w:rsidR="00000000" w:rsidRPr="00000000">
        <w:rPr>
          <w:rFonts w:ascii="Times New Roman" w:cs="Times New Roman" w:eastAsia="Times New Roman" w:hAnsi="Times New Roman"/>
          <w:smallCaps w:val="1"/>
          <w:sz w:val="24"/>
          <w:szCs w:val="24"/>
          <w:rtl w:val="0"/>
        </w:rPr>
        <w:t xml:space="preserve">Picó i Junoy </w:t>
      </w:r>
      <w:r w:rsidDel="00000000" w:rsidR="00000000" w:rsidRPr="00000000">
        <w:rPr>
          <w:rFonts w:ascii="Times New Roman" w:cs="Times New Roman" w:eastAsia="Times New Roman" w:hAnsi="Times New Roman"/>
          <w:sz w:val="24"/>
          <w:szCs w:val="24"/>
          <w:rtl w:val="0"/>
        </w:rPr>
        <w:t xml:space="preserve">enuncian algunos ejemplos como: a) elementos de prueba logrados de modo ilegal; b) pruebas practicadas irregularmente sin observar el procedimiento legal establecido, siempre que en ninguno de los dos supuestos se haya vulnerado un derecho fundamental</w:t>
      </w:r>
      <w:r w:rsidDel="00000000" w:rsidR="00000000" w:rsidRPr="00000000">
        <w:rPr>
          <w:rFonts w:ascii="Times New Roman" w:cs="Times New Roman" w:eastAsia="Times New Roman" w:hAnsi="Times New Roman"/>
          <w:sz w:val="24"/>
          <w:szCs w:val="24"/>
          <w:vertAlign w:val="superscript"/>
        </w:rPr>
        <w:footnoteReference w:customMarkFollows="0" w:id="3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sdt>
        <w:sdtPr>
          <w:id w:val="-1929466497"/>
          <w:tag w:val="goog_rdk_111"/>
        </w:sdtPr>
        <w:sdtContent>
          <w:commentRangeStart w:id="8"/>
        </w:sdtContent>
      </w:sdt>
      <w:r w:rsidDel="00000000" w:rsidR="00000000" w:rsidRPr="00000000">
        <w:rPr>
          <w:rFonts w:ascii="Times New Roman" w:cs="Times New Roman" w:eastAsia="Times New Roman" w:hAnsi="Times New Roman"/>
          <w:sz w:val="24"/>
          <w:szCs w:val="24"/>
          <w:rtl w:val="0"/>
        </w:rPr>
        <w:t xml:space="preserve">El primero (a) se refiere por ejemplo a las pruebas obtenidas mediante hurto o robo, en la medida que el derecho a la propiedad no haya sido configurado como fundamental.</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En el segundo de los supuestos (b), a modo de ejemplo, este autor expone la declaración de un testigo a quien no se le han formulado las preguntas ordenadas por la norma jurídica (como lo previsto en el art. 648 L.E.C.); la falta del necesario juramento del cargo de perito, tal y como se suscribe en las propias normativas procesales para la validez de la prueba pericial; o la inexistencia del juramento de decir la verdad previsto también en las normativas de varios países, para la declaración de la persona que la practica en el terreno en la prueba de reconocimiento judicial.</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continúa sin ser claro el punto en cuanto a la distinción relativa a los tipos de normas. </w:t>
      </w:r>
      <w:sdt>
        <w:sdtPr>
          <w:id w:val="1160337644"/>
          <w:tag w:val="goog_rdk_112"/>
        </w:sdtPr>
        <w:sdtContent>
          <w:commentRangeStart w:id="9"/>
        </w:sdtContent>
      </w:sdt>
      <w:r w:rsidDel="00000000" w:rsidR="00000000" w:rsidRPr="00000000">
        <w:rPr>
          <w:rFonts w:ascii="Times New Roman" w:cs="Times New Roman" w:eastAsia="Times New Roman" w:hAnsi="Times New Roman"/>
          <w:sz w:val="24"/>
          <w:szCs w:val="24"/>
          <w:rtl w:val="0"/>
        </w:rPr>
        <w:t xml:space="preserve">En muchos casos de la práctica se pueden observar supuestos en los que se han obtenido pruebas a través de hurto o robo (Caso Falciani) e igualmente se declara prueba ilícita</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o también ha sucedido que la declaración de un testigo ha sido tomada sin la debida advertencia legal y se ha considerado prueba ilícita. </w:t>
      </w:r>
      <w:sdt>
        <w:sdtPr>
          <w:id w:val="1005407855"/>
          <w:tag w:val="goog_rdk_113"/>
        </w:sdtPr>
        <w:sdtContent>
          <w:commentRangeStart w:id="10"/>
        </w:sdtContent>
      </w:sdt>
      <w:r w:rsidDel="00000000" w:rsidR="00000000" w:rsidRPr="00000000">
        <w:rPr>
          <w:rFonts w:ascii="Times New Roman" w:cs="Times New Roman" w:eastAsia="Times New Roman" w:hAnsi="Times New Roman"/>
          <w:sz w:val="24"/>
          <w:szCs w:val="24"/>
          <w:rtl w:val="0"/>
        </w:rPr>
        <w:t xml:space="preserve">Esto de alguna manera confirma que la distinción relativa a los tipos de normas no parece ser muy viable a esos efectos.</w:t>
      </w:r>
      <w:commentRangeEnd w:id="10"/>
      <w:r w:rsidDel="00000000" w:rsidR="00000000" w:rsidRPr="00000000">
        <w:commentReference w:id="10"/>
      </w:r>
      <w:r w:rsidDel="00000000" w:rsidR="00000000" w:rsidRPr="00000000">
        <w:rPr>
          <w:rtl w:val="0"/>
        </w:rPr>
      </w:r>
    </w:p>
    <w:sdt>
      <w:sdtPr>
        <w:id w:val="-327845636"/>
        <w:tag w:val="goog_rdk_119"/>
      </w:sdtPr>
      <w:sdtContent>
        <w:p w:rsidR="00000000" w:rsidDel="00000000" w:rsidP="00000000" w:rsidRDefault="00000000" w:rsidRPr="00000000" w14:paraId="00000059">
          <w:pPr>
            <w:spacing w:line="360" w:lineRule="auto"/>
            <w:jc w:val="both"/>
            <w:rPr>
              <w:ins w:author="Jordi Ferrer Beltran" w:id="62" w:date="2025-08-29T05:16:00Z"/>
              <w:rFonts w:ascii="Times New Roman" w:cs="Times New Roman" w:eastAsia="Times New Roman" w:hAnsi="Times New Roman"/>
              <w:sz w:val="24"/>
              <w:szCs w:val="24"/>
            </w:rPr>
          </w:pPr>
          <w:sdt>
            <w:sdtPr>
              <w:id w:val="1790335384"/>
              <w:tag w:val="goog_rdk_114"/>
            </w:sdtPr>
            <w:sdtContent>
              <w:commentRangeStart w:id="11"/>
            </w:sdtContent>
          </w:sdt>
          <w:r w:rsidDel="00000000" w:rsidR="00000000" w:rsidRPr="00000000">
            <w:rPr>
              <w:rFonts w:ascii="Times New Roman" w:cs="Times New Roman" w:eastAsia="Times New Roman" w:hAnsi="Times New Roman"/>
              <w:sz w:val="24"/>
              <w:szCs w:val="24"/>
              <w:rtl w:val="0"/>
            </w:rPr>
            <w:t xml:space="preserve">Así, la doctrina define estos términos de forma cambiante</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Las dos parejas de términos planteados (prueba ilícita – prueba prohibida [prohibiciones probatorias], prueba ilícita – prueba irregular) muestran la inexistencia de una definición asentada</w:t>
          </w:r>
          <w:sdt>
            <w:sdtPr>
              <w:id w:val="-9047528"/>
              <w:tag w:val="goog_rdk_115"/>
            </w:sdtPr>
            <w:sdtContent>
              <w:ins w:author="Jordi Ferrer Beltran" w:id="60" w:date="2025-08-29T05:16:00Z">
                <w:r w:rsidDel="00000000" w:rsidR="00000000" w:rsidRPr="00000000">
                  <w:rPr>
                    <w:rFonts w:ascii="Times New Roman" w:cs="Times New Roman" w:eastAsia="Times New Roman" w:hAnsi="Times New Roman"/>
                    <w:sz w:val="24"/>
                    <w:szCs w:val="24"/>
                    <w:rtl w:val="0"/>
                  </w:rPr>
                  <w:t xml:space="preserve"> y</w:t>
                </w:r>
              </w:ins>
            </w:sdtContent>
          </w:sdt>
          <w:sdt>
            <w:sdtPr>
              <w:id w:val="-311934477"/>
              <w:tag w:val="goog_rdk_116"/>
            </w:sdtPr>
            <w:sdtContent>
              <w:del w:author="Jordi Ferrer Beltran" w:id="60" w:date="2025-08-29T05:16:00Z">
                <w:r w:rsidDel="00000000" w:rsidR="00000000" w:rsidRPr="00000000">
                  <w:rPr>
                    <w:rFonts w:ascii="Times New Roman" w:cs="Times New Roman" w:eastAsia="Times New Roman" w:hAnsi="Times New Roman"/>
                    <w:sz w:val="24"/>
                    <w:szCs w:val="24"/>
                    <w:rtl w:val="0"/>
                  </w:rPr>
                  <w:delText xml:space="preserve">, por</w:delText>
                </w:r>
              </w:del>
            </w:sdtContent>
          </w:sdt>
          <w:r w:rsidDel="00000000" w:rsidR="00000000" w:rsidRPr="00000000">
            <w:rPr>
              <w:rFonts w:ascii="Times New Roman" w:cs="Times New Roman" w:eastAsia="Times New Roman" w:hAnsi="Times New Roman"/>
              <w:sz w:val="24"/>
              <w:szCs w:val="24"/>
              <w:rtl w:val="0"/>
            </w:rPr>
            <w:t xml:space="preserve"> acabada</w:t>
          </w:r>
          <w:sdt>
            <w:sdtPr>
              <w:id w:val="1869289054"/>
              <w:tag w:val="goog_rdk_117"/>
            </w:sdtPr>
            <w:sdtContent>
              <w:del w:author="Jordi Ferrer Beltran" w:id="61" w:date="2025-08-29T05:16:0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de los mismos y constituye la hipótesis de la que se parte para visibilizar el problema en cuanto a la terminología a emplear.</w:t>
          </w:r>
          <w:sdt>
            <w:sdtPr>
              <w:id w:val="-626647335"/>
              <w:tag w:val="goog_rdk_118"/>
            </w:sdtPr>
            <w:sdtContent>
              <w:ins w:author="Jordi Ferrer Beltran" w:id="62" w:date="2025-08-29T05:16:00Z">
                <w:r w:rsidDel="00000000" w:rsidR="00000000" w:rsidRPr="00000000">
                  <w:rPr>
                    <w:rtl w:val="0"/>
                  </w:rPr>
                </w:r>
              </w:ins>
            </w:sdtContent>
          </w:sdt>
        </w:p>
      </w:sdtContent>
    </w:sdt>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6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Otros términos y expresiones</w:t>
      </w:r>
      <w:sdt>
        <w:sdtPr>
          <w:id w:val="598824665"/>
          <w:tag w:val="goog_rdk_120"/>
        </w:sdtPr>
        <w:sdtContent>
          <w:del w:author="Jordi Ferrer Beltran" w:id="63" w:date="2025-08-29T05:16: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w:delText>
            </w:r>
          </w:del>
        </w:sdtContent>
      </w:sdt>
      <w:r w:rsidDel="00000000" w:rsidR="00000000" w:rsidRPr="00000000">
        <w:rPr>
          <w:rtl w:val="0"/>
        </w:rPr>
      </w:r>
    </w:p>
    <w:sdt>
      <w:sdtPr>
        <w:id w:val="-962466985"/>
        <w:tag w:val="goog_rdk_123"/>
      </w:sdtPr>
      <w:sdtContent>
        <w:p w:rsidR="00000000" w:rsidDel="00000000" w:rsidP="00000000" w:rsidRDefault="00000000" w:rsidRPr="00000000" w14:paraId="0000005C">
          <w:pPr>
            <w:spacing w:line="360" w:lineRule="auto"/>
            <w:jc w:val="both"/>
            <w:rPr>
              <w:ins w:author="Jordi Ferrer Beltran" w:id="64" w:date="2025-08-29T05:17:00Z"/>
              <w:rFonts w:ascii="Times New Roman" w:cs="Times New Roman" w:eastAsia="Times New Roman" w:hAnsi="Times New Roman"/>
              <w:sz w:val="24"/>
              <w:szCs w:val="24"/>
            </w:rPr>
          </w:pPr>
          <w:sdt>
            <w:sdtPr>
              <w:id w:val="73870686"/>
              <w:tag w:val="goog_rdk_122"/>
            </w:sdtPr>
            <w:sdtContent>
              <w:ins w:author="Jordi Ferrer Beltran" w:id="64" w:date="2025-08-29T05:17:00Z">
                <w:r w:rsidDel="00000000" w:rsidR="00000000" w:rsidRPr="00000000">
                  <w:rPr>
                    <w:rtl w:val="0"/>
                  </w:rPr>
                </w:r>
              </w:ins>
            </w:sdtContent>
          </w:sdt>
        </w:p>
      </w:sdtContent>
    </w:sdt>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bookmarkStart w:colFirst="0" w:colLast="0" w:name="_heading=h.1i1bd6xlkxny" w:id="2"/>
      <w:bookmarkEnd w:id="2"/>
      <w:r w:rsidDel="00000000" w:rsidR="00000000" w:rsidRPr="00000000">
        <w:rPr>
          <w:rFonts w:ascii="Times New Roman" w:cs="Times New Roman" w:eastAsia="Times New Roman" w:hAnsi="Times New Roman"/>
          <w:sz w:val="24"/>
          <w:szCs w:val="24"/>
          <w:rtl w:val="0"/>
        </w:rPr>
        <w:t xml:space="preserve">La utilización en la doctrina de otros términos o expresiones que tienden a crear confusión sobre la manera de entender la prueba ilícita marca el hilo conductor de las líneas siguientes. En ese orden destaca «la prueba ilegal o ilegalmente obtenida» para referirse a</w:t>
      </w:r>
      <w:r w:rsidDel="00000000" w:rsidR="00000000" w:rsidRPr="00000000">
        <w:rPr>
          <w:rFonts w:ascii="Times New Roman" w:cs="Times New Roman" w:eastAsia="Times New Roman" w:hAnsi="Times New Roman"/>
          <w:color w:val="000000"/>
          <w:sz w:val="24"/>
          <w:szCs w:val="24"/>
          <w:highlight w:val="white"/>
          <w:rtl w:val="0"/>
        </w:rPr>
        <w:t xml:space="preserve"> aquella que es obtenida y/o practicada con violación de las normas ordinarias, procesales o procedimentales que la regulan</w:t>
      </w:r>
      <w:r w:rsidDel="00000000" w:rsidR="00000000" w:rsidRPr="00000000">
        <w:rPr>
          <w:rFonts w:ascii="Times New Roman" w:cs="Times New Roman" w:eastAsia="Times New Roman" w:hAnsi="Times New Roman"/>
          <w:sz w:val="24"/>
          <w:szCs w:val="24"/>
          <w:vertAlign w:val="superscript"/>
        </w:rPr>
        <w:footnoteReference w:customMarkFollows="0" w:id="3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sentido, </w:t>
      </w:r>
      <w:r w:rsidDel="00000000" w:rsidR="00000000" w:rsidRPr="00000000">
        <w:rPr>
          <w:rFonts w:ascii="Times New Roman" w:cs="Times New Roman" w:eastAsia="Times New Roman" w:hAnsi="Times New Roman"/>
          <w:smallCaps w:val="1"/>
          <w:sz w:val="24"/>
          <w:szCs w:val="24"/>
          <w:rtl w:val="0"/>
        </w:rPr>
        <w:t xml:space="preserve">Huertas Martín</w:t>
      </w:r>
      <w:r w:rsidDel="00000000" w:rsidR="00000000" w:rsidRPr="00000000">
        <w:rPr>
          <w:rFonts w:ascii="Times New Roman" w:cs="Times New Roman" w:eastAsia="Times New Roman" w:hAnsi="Times New Roman"/>
          <w:sz w:val="24"/>
          <w:szCs w:val="24"/>
          <w:rtl w:val="0"/>
        </w:rPr>
        <w:t xml:space="preserve"> refiere que forman parte del concepto de prueba ilegal: la prueba prohibida, prueba obtenida con violación de derechos y la prueba irregular. El punto </w:t>
      </w:r>
      <w:sdt>
        <w:sdtPr>
          <w:id w:val="-71300482"/>
          <w:tag w:val="goog_rdk_124"/>
        </w:sdtPr>
        <w:sdtContent>
          <w:ins w:author="Jordi Ferrer Beltran" w:id="65" w:date="2025-08-30T03:49:00Z">
            <w:r w:rsidDel="00000000" w:rsidR="00000000" w:rsidRPr="00000000">
              <w:rPr>
                <w:rFonts w:ascii="Times New Roman" w:cs="Times New Roman" w:eastAsia="Times New Roman" w:hAnsi="Times New Roman"/>
                <w:sz w:val="24"/>
                <w:szCs w:val="24"/>
                <w:rtl w:val="0"/>
              </w:rPr>
              <w:t xml:space="preserve">a</w:t>
            </w:r>
          </w:ins>
        </w:sdtContent>
      </w:sdt>
      <w:sdt>
        <w:sdtPr>
          <w:id w:val="-1573736468"/>
          <w:tag w:val="goog_rdk_125"/>
        </w:sdtPr>
        <w:sdtContent>
          <w:del w:author="Jordi Ferrer Beltran" w:id="65" w:date="2025-08-30T03:49:00Z">
            <w:r w:rsidDel="00000000" w:rsidR="00000000" w:rsidRPr="00000000">
              <w:rPr>
                <w:rFonts w:ascii="Times New Roman" w:cs="Times New Roman" w:eastAsia="Times New Roman" w:hAnsi="Times New Roman"/>
                <w:sz w:val="24"/>
                <w:szCs w:val="24"/>
                <w:rtl w:val="0"/>
              </w:rPr>
              <w:delText xml:space="preserve">por</w:delText>
            </w:r>
          </w:del>
        </w:sdtContent>
      </w:sdt>
      <w:r w:rsidDel="00000000" w:rsidR="00000000" w:rsidRPr="00000000">
        <w:rPr>
          <w:rFonts w:ascii="Times New Roman" w:cs="Times New Roman" w:eastAsia="Times New Roman" w:hAnsi="Times New Roman"/>
          <w:sz w:val="24"/>
          <w:szCs w:val="24"/>
          <w:rtl w:val="0"/>
        </w:rPr>
        <w:t xml:space="preserve"> subrayar es que se trata de una prueba obtenida o como resultado de la infracción de normas del ordenamiento jurídico</w:t>
      </w:r>
      <w:r w:rsidDel="00000000" w:rsidR="00000000" w:rsidRPr="00000000">
        <w:rPr>
          <w:rFonts w:ascii="Times New Roman" w:cs="Times New Roman" w:eastAsia="Times New Roman" w:hAnsi="Times New Roman"/>
          <w:sz w:val="24"/>
          <w:szCs w:val="24"/>
          <w:vertAlign w:val="superscript"/>
        </w:rPr>
        <w:footnoteReference w:customMarkFollows="0" w:id="3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una línea similar </w:t>
      </w:r>
      <w:r w:rsidDel="00000000" w:rsidR="00000000" w:rsidRPr="00000000">
        <w:rPr>
          <w:rFonts w:ascii="Times New Roman" w:cs="Times New Roman" w:eastAsia="Times New Roman" w:hAnsi="Times New Roman"/>
          <w:smallCaps w:val="1"/>
          <w:sz w:val="24"/>
          <w:szCs w:val="24"/>
          <w:rtl w:val="0"/>
        </w:rPr>
        <w:t xml:space="preserve">Picó i Junoy</w:t>
      </w:r>
      <w:r w:rsidDel="00000000" w:rsidR="00000000" w:rsidRPr="00000000">
        <w:rPr>
          <w:rFonts w:ascii="Times New Roman" w:cs="Times New Roman" w:eastAsia="Times New Roman" w:hAnsi="Times New Roman"/>
          <w:sz w:val="24"/>
          <w:szCs w:val="24"/>
          <w:rtl w:val="0"/>
        </w:rPr>
        <w:t xml:space="preserve"> trata la prueba ilegal o irregular como sinónimos. Al definirlos expresa que debe entenderse como aquella obtenida o practicada con vulneración de preceptos que no gozan del </w:t>
      </w:r>
      <w:r w:rsidDel="00000000" w:rsidR="00000000" w:rsidRPr="00000000">
        <w:rPr>
          <w:rFonts w:ascii="Times New Roman" w:cs="Times New Roman" w:eastAsia="Times New Roman" w:hAnsi="Times New Roman"/>
          <w:i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jurídico privilegiado relativo a los derechos fundamentales. Además, señala que dentro de ese propio concepto se pueden incluir pruebas logradas de modo ilegal, hasta pruebas practicadas irregularmente sin observar el procedimiento legal establecido, siempre que en ninguno de dichos supuestos se haya violado un derecho fundamental</w:t>
      </w:r>
      <w:r w:rsidDel="00000000" w:rsidR="00000000" w:rsidRPr="00000000">
        <w:rPr>
          <w:rFonts w:ascii="Times New Roman" w:cs="Times New Roman" w:eastAsia="Times New Roman" w:hAnsi="Times New Roman"/>
          <w:sz w:val="24"/>
          <w:szCs w:val="24"/>
          <w:vertAlign w:val="superscript"/>
        </w:rPr>
        <w:footnoteReference w:customMarkFollows="0" w:id="3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Teniendo en cuenta esta definición y la distinción anterior (con </w:t>
      </w:r>
      <w:r w:rsidDel="00000000" w:rsidR="00000000" w:rsidRPr="00000000">
        <w:rPr>
          <w:rFonts w:ascii="Times New Roman" w:cs="Times New Roman" w:eastAsia="Times New Roman" w:hAnsi="Times New Roman"/>
          <w:i w:val="1"/>
          <w:sz w:val="24"/>
          <w:szCs w:val="24"/>
          <w:rtl w:val="0"/>
        </w:rPr>
        <w:t xml:space="preserve">prueba irregular</w:t>
      </w:r>
      <w:r w:rsidDel="00000000" w:rsidR="00000000" w:rsidRPr="00000000">
        <w:rPr>
          <w:rFonts w:ascii="Times New Roman" w:cs="Times New Roman" w:eastAsia="Times New Roman" w:hAnsi="Times New Roman"/>
          <w:sz w:val="24"/>
          <w:szCs w:val="24"/>
          <w:rtl w:val="0"/>
        </w:rPr>
        <w:t xml:space="preserve">), </w:t>
      </w:r>
      <w:sdt>
        <w:sdtPr>
          <w:id w:val="-966141249"/>
          <w:tag w:val="goog_rdk_126"/>
        </w:sdtPr>
        <w:sdtContent>
          <w:del w:author="Jordi Ferrer Beltran" w:id="66" w:date="2025-08-30T03:50:00Z">
            <w:r w:rsidDel="00000000" w:rsidR="00000000" w:rsidRPr="00000000">
              <w:rPr>
                <w:rFonts w:ascii="Times New Roman" w:cs="Times New Roman" w:eastAsia="Times New Roman" w:hAnsi="Times New Roman"/>
                <w:sz w:val="24"/>
                <w:szCs w:val="24"/>
                <w:rtl w:val="0"/>
              </w:rPr>
              <w:delText xml:space="preserve">se considera</w:delText>
            </w:r>
          </w:del>
        </w:sdtContent>
      </w:sdt>
      <w:sdt>
        <w:sdtPr>
          <w:id w:val="128796126"/>
          <w:tag w:val="goog_rdk_127"/>
        </w:sdtPr>
        <w:sdtContent>
          <w:ins w:author="Jordi Ferrer Beltran" w:id="66" w:date="2025-08-30T03:50:00Z">
            <w:r w:rsidDel="00000000" w:rsidR="00000000" w:rsidRPr="00000000">
              <w:rPr>
                <w:rFonts w:ascii="Times New Roman" w:cs="Times New Roman" w:eastAsia="Times New Roman" w:hAnsi="Times New Roman"/>
                <w:sz w:val="24"/>
                <w:szCs w:val="24"/>
                <w:rtl w:val="0"/>
              </w:rPr>
              <w:t xml:space="preserve">parece</w:t>
            </w:r>
          </w:ins>
        </w:sdtContent>
      </w:sdt>
      <w:r w:rsidDel="00000000" w:rsidR="00000000" w:rsidRPr="00000000">
        <w:rPr>
          <w:rFonts w:ascii="Times New Roman" w:cs="Times New Roman" w:eastAsia="Times New Roman" w:hAnsi="Times New Roman"/>
          <w:sz w:val="24"/>
          <w:szCs w:val="24"/>
          <w:rtl w:val="0"/>
        </w:rPr>
        <w:t xml:space="preserve"> innecesario establecer una categoría diferente como la de prueba ilegal o ilegalmente obtenida, si lo que se concibe como esta última se puede explicar desde el concepto de prueba irregular. En esencia se trata de prueba obtenida como resultado de la vulneración de normas jurídicas de carácter ordinario y/o procedimental. </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términos son variados, pero la definición es la misma, resulta atinado concebir una fórmula englobadora que los unifique en el sentido que se considere más adecuado. Bien podría ser </w:t>
      </w:r>
      <w:r w:rsidDel="00000000" w:rsidR="00000000" w:rsidRPr="00000000">
        <w:rPr>
          <w:rFonts w:ascii="Times New Roman" w:cs="Times New Roman" w:eastAsia="Times New Roman" w:hAnsi="Times New Roman"/>
          <w:i w:val="1"/>
          <w:sz w:val="24"/>
          <w:szCs w:val="24"/>
          <w:rtl w:val="0"/>
        </w:rPr>
        <w:t xml:space="preserve">prueba irregular </w:t>
      </w:r>
      <w:r w:rsidDel="00000000" w:rsidR="00000000" w:rsidRPr="00000000">
        <w:rPr>
          <w:rFonts w:ascii="Times New Roman" w:cs="Times New Roman" w:eastAsia="Times New Roman" w:hAnsi="Times New Roman"/>
          <w:sz w:val="24"/>
          <w:szCs w:val="24"/>
          <w:rtl w:val="0"/>
        </w:rPr>
        <w:t xml:space="preserve">u otra terminología, pero s</w:t>
      </w:r>
      <w:sdt>
        <w:sdtPr>
          <w:id w:val="-901151270"/>
          <w:tag w:val="goog_rdk_128"/>
        </w:sdtPr>
        <w:sdtContent>
          <w:ins w:author="Jordi Ferrer Beltran" w:id="67" w:date="2025-08-30T03:51:00Z">
            <w:r w:rsidDel="00000000" w:rsidR="00000000" w:rsidRPr="00000000">
              <w:rPr>
                <w:rFonts w:ascii="Times New Roman" w:cs="Times New Roman" w:eastAsia="Times New Roman" w:hAnsi="Times New Roman"/>
                <w:sz w:val="24"/>
                <w:szCs w:val="24"/>
                <w:rtl w:val="0"/>
              </w:rPr>
              <w:t xml:space="preserve">í</w:t>
            </w:r>
          </w:ins>
        </w:sdtContent>
      </w:sdt>
      <w:sdt>
        <w:sdtPr>
          <w:id w:val="816606607"/>
          <w:tag w:val="goog_rdk_129"/>
        </w:sdtPr>
        <w:sdtContent>
          <w:del w:author="Jordi Ferrer Beltran" w:id="67" w:date="2025-08-30T03:51:00Z">
            <w:r w:rsidDel="00000000" w:rsidR="00000000" w:rsidRPr="00000000">
              <w:rPr>
                <w:rFonts w:ascii="Times New Roman" w:cs="Times New Roman" w:eastAsia="Times New Roman" w:hAnsi="Times New Roman"/>
                <w:sz w:val="24"/>
                <w:szCs w:val="24"/>
                <w:rtl w:val="0"/>
              </w:rPr>
              <w:delText xml:space="preserve">i</w:delText>
            </w:r>
          </w:del>
        </w:sdtContent>
      </w:sdt>
      <w:r w:rsidDel="00000000" w:rsidR="00000000" w:rsidRPr="00000000">
        <w:rPr>
          <w:rFonts w:ascii="Times New Roman" w:cs="Times New Roman" w:eastAsia="Times New Roman" w:hAnsi="Times New Roman"/>
          <w:sz w:val="24"/>
          <w:szCs w:val="24"/>
          <w:rtl w:val="0"/>
        </w:rPr>
        <w:t xml:space="preserve"> </w:t>
      </w:r>
      <w:sdt>
        <w:sdtPr>
          <w:id w:val="2011410896"/>
          <w:tag w:val="goog_rdk_130"/>
        </w:sdtPr>
        <w:sdtContent>
          <w:ins w:author="Jordi Ferrer Beltran" w:id="68" w:date="2025-08-30T03:51:00Z">
            <w:r w:rsidDel="00000000" w:rsidR="00000000" w:rsidRPr="00000000">
              <w:rPr>
                <w:rFonts w:ascii="Times New Roman" w:cs="Times New Roman" w:eastAsia="Times New Roman" w:hAnsi="Times New Roman"/>
                <w:sz w:val="24"/>
                <w:szCs w:val="24"/>
                <w:rtl w:val="0"/>
              </w:rPr>
              <w:t xml:space="preserve">habría</w:t>
            </w:r>
          </w:ins>
        </w:sdtContent>
      </w:sdt>
      <w:sdt>
        <w:sdtPr>
          <w:id w:val="-1759479575"/>
          <w:tag w:val="goog_rdk_131"/>
        </w:sdtPr>
        <w:sdtContent>
          <w:del w:author="Jordi Ferrer Beltran" w:id="68" w:date="2025-08-30T03:51:00Z">
            <w:r w:rsidDel="00000000" w:rsidR="00000000" w:rsidRPr="00000000">
              <w:rPr>
                <w:rFonts w:ascii="Times New Roman" w:cs="Times New Roman" w:eastAsia="Times New Roman" w:hAnsi="Times New Roman"/>
                <w:sz w:val="24"/>
                <w:szCs w:val="24"/>
                <w:rtl w:val="0"/>
              </w:rPr>
              <w:delText xml:space="preserve">hubiera</w:delText>
            </w:r>
          </w:del>
        </w:sdtContent>
      </w:sdt>
      <w:r w:rsidDel="00000000" w:rsidR="00000000" w:rsidRPr="00000000">
        <w:rPr>
          <w:rFonts w:ascii="Times New Roman" w:cs="Times New Roman" w:eastAsia="Times New Roman" w:hAnsi="Times New Roman"/>
          <w:sz w:val="24"/>
          <w:szCs w:val="24"/>
          <w:rtl w:val="0"/>
        </w:rPr>
        <w:t xml:space="preserve"> que pensar con mayor detenimiento qu</w:t>
      </w:r>
      <w:sdt>
        <w:sdtPr>
          <w:id w:val="-974778380"/>
          <w:tag w:val="goog_rdk_132"/>
        </w:sdtPr>
        <w:sdtContent>
          <w:ins w:author="Jordi Ferrer Beltran" w:id="69" w:date="2025-08-30T03:51:00Z">
            <w:r w:rsidDel="00000000" w:rsidR="00000000" w:rsidRPr="00000000">
              <w:rPr>
                <w:rFonts w:ascii="Times New Roman" w:cs="Times New Roman" w:eastAsia="Times New Roman" w:hAnsi="Times New Roman"/>
                <w:sz w:val="24"/>
                <w:szCs w:val="24"/>
                <w:rtl w:val="0"/>
              </w:rPr>
              <w:t xml:space="preserve">é</w:t>
            </w:r>
          </w:ins>
        </w:sdtContent>
      </w:sdt>
      <w:sdt>
        <w:sdtPr>
          <w:id w:val="760177908"/>
          <w:tag w:val="goog_rdk_133"/>
        </w:sdtPr>
        <w:sdtContent>
          <w:del w:author="Jordi Ferrer Beltran" w:id="69" w:date="2025-08-30T03:51:00Z">
            <w:r w:rsidDel="00000000" w:rsidR="00000000" w:rsidRPr="00000000">
              <w:rPr>
                <w:rFonts w:ascii="Times New Roman" w:cs="Times New Roman" w:eastAsia="Times New Roman" w:hAnsi="Times New Roman"/>
                <w:sz w:val="24"/>
                <w:szCs w:val="24"/>
                <w:rtl w:val="0"/>
              </w:rPr>
              <w:delText xml:space="preserve">e</w:delText>
            </w:r>
          </w:del>
        </w:sdtContent>
      </w:sdt>
      <w:r w:rsidDel="00000000" w:rsidR="00000000" w:rsidRPr="00000000">
        <w:rPr>
          <w:rFonts w:ascii="Times New Roman" w:cs="Times New Roman" w:eastAsia="Times New Roman" w:hAnsi="Times New Roman"/>
          <w:sz w:val="24"/>
          <w:szCs w:val="24"/>
          <w:rtl w:val="0"/>
        </w:rPr>
        <w:t xml:space="preserve"> tan útil puede ser mantener tantos usos de términos distintos para denominar a un mismo concepto. </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expresión habitual es «prueba viciada» que se viene empleando de manera frecuente para casos en los cuales acontece una ilicitud de la que deriva una prueba ya viciada en cuanto a los datos o información que aporta. Es decir, se emplea esta denominación para aquella prueba que deviene contaminada o en la que concurren algunas circunstancias que afectan la veracidad de su contenido, pero sin atender a la forma de su obtención</w:t>
      </w:r>
      <w:r w:rsidDel="00000000" w:rsidR="00000000" w:rsidRPr="00000000">
        <w:rPr>
          <w:rFonts w:ascii="Times New Roman" w:cs="Times New Roman" w:eastAsia="Times New Roman" w:hAnsi="Times New Roman"/>
          <w:sz w:val="24"/>
          <w:szCs w:val="24"/>
          <w:vertAlign w:val="superscript"/>
        </w:rPr>
        <w:footnoteReference w:customMarkFollows="0" w:id="38"/>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se destaca de esta prueba, como afirma </w:t>
      </w:r>
      <w:r w:rsidDel="00000000" w:rsidR="00000000" w:rsidRPr="00000000">
        <w:rPr>
          <w:rFonts w:ascii="Times New Roman" w:cs="Times New Roman" w:eastAsia="Times New Roman" w:hAnsi="Times New Roman"/>
          <w:smallCaps w:val="1"/>
          <w:sz w:val="24"/>
          <w:szCs w:val="24"/>
          <w:rtl w:val="0"/>
        </w:rPr>
        <w:t xml:space="preserve">Picó i Junoy</w:t>
      </w:r>
      <w:r w:rsidDel="00000000" w:rsidR="00000000" w:rsidRPr="00000000">
        <w:rPr>
          <w:rFonts w:ascii="Times New Roman" w:cs="Times New Roman" w:eastAsia="Times New Roman" w:hAnsi="Times New Roman"/>
          <w:sz w:val="24"/>
          <w:szCs w:val="24"/>
          <w:rtl w:val="0"/>
        </w:rPr>
        <w:t xml:space="preserve">, no es la ilicitud o ilegalidad, sino la veracidad de los datos fácticos que la misma aporta al proceso. Para supuestos de este tipo, los propios ordenamientos enuncian cómo algunos medios acreditativos se pueden ver afectados por circunstancias que pueden poner en duda la veracidad de la información. De modo que los mismos ordenamientos jurídicos establecen los mecanismos de control tales como los procedimientos de tachas e impugnación de documentos, entre otros</w:t>
      </w:r>
      <w:r w:rsidDel="00000000" w:rsidR="00000000" w:rsidRPr="00000000">
        <w:rPr>
          <w:rFonts w:ascii="Times New Roman" w:cs="Times New Roman" w:eastAsia="Times New Roman" w:hAnsi="Times New Roman"/>
          <w:sz w:val="24"/>
          <w:szCs w:val="24"/>
          <w:vertAlign w:val="superscript"/>
        </w:rPr>
        <w:footnoteReference w:customMarkFollows="0" w:id="39"/>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propio autor señala que dicho concepto carece de interés, pues se podría reconducir a la prueba ilícita si el vicio alcanza a un derecho fundamental, o al de prueba ilegal o irregular cuando el vicio afecta a otro tipo de normas. Es decir, se retorna al punto previamente planteado en cuanto a la </w:t>
      </w:r>
      <w:sdt>
        <w:sdtPr>
          <w:id w:val="-2019382935"/>
          <w:tag w:val="goog_rdk_134"/>
        </w:sdtPr>
        <w:sdtContent>
          <w:del w:author="Jordi Ferrer Beltran" w:id="70" w:date="2025-08-30T03:53:00Z">
            <w:r w:rsidDel="00000000" w:rsidR="00000000" w:rsidRPr="00000000">
              <w:rPr>
                <w:rFonts w:ascii="Times New Roman" w:cs="Times New Roman" w:eastAsia="Times New Roman" w:hAnsi="Times New Roman"/>
                <w:sz w:val="24"/>
                <w:szCs w:val="24"/>
                <w:rtl w:val="0"/>
              </w:rPr>
              <w:delText xml:space="preserve">sobrada </w:delText>
            </w:r>
          </w:del>
        </w:sdtContent>
      </w:sdt>
      <w:sdt>
        <w:sdtPr>
          <w:id w:val="16502523"/>
          <w:tag w:val="goog_rdk_135"/>
        </w:sdtPr>
        <w:sdtContent>
          <w:ins w:author="Jordi Ferrer Beltran" w:id="70" w:date="2025-08-30T03:53:00Z">
            <w:r w:rsidDel="00000000" w:rsidR="00000000" w:rsidRPr="00000000">
              <w:rPr>
                <w:rFonts w:ascii="Times New Roman" w:cs="Times New Roman" w:eastAsia="Times New Roman" w:hAnsi="Times New Roman"/>
                <w:sz w:val="24"/>
                <w:szCs w:val="24"/>
                <w:rtl w:val="0"/>
              </w:rPr>
              <w:t xml:space="preserve">innecesaria </w:t>
            </w:r>
          </w:ins>
        </w:sdtContent>
      </w:sdt>
      <w:r w:rsidDel="00000000" w:rsidR="00000000" w:rsidRPr="00000000">
        <w:rPr>
          <w:rFonts w:ascii="Times New Roman" w:cs="Times New Roman" w:eastAsia="Times New Roman" w:hAnsi="Times New Roman"/>
          <w:sz w:val="24"/>
          <w:szCs w:val="24"/>
          <w:rtl w:val="0"/>
        </w:rPr>
        <w:t xml:space="preserve">creación de categorías terminológicas para casos que se pueden redirigir a las ya existentes</w:t>
      </w:r>
      <w:r w:rsidDel="00000000" w:rsidR="00000000" w:rsidRPr="00000000">
        <w:rPr>
          <w:rFonts w:ascii="Times New Roman" w:cs="Times New Roman" w:eastAsia="Times New Roman" w:hAnsi="Times New Roman"/>
          <w:sz w:val="24"/>
          <w:szCs w:val="24"/>
          <w:vertAlign w:val="superscript"/>
        </w:rPr>
        <w:footnoteReference w:customMarkFollows="0" w:id="4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expresión «prueba nula», por su parte, se hace referencia al efecto que puede acarrear para una prueba que esta resulte de actos irregulares. Resulta un término utilizado para referirse a aquellas pruebas en cuya obtención o práctica se ha visto incumplido algún requisito procesal. Según el tipo de requisito quebrantado así será la consecuencia que corresponderá aplicar, sea la nulidad absoluta o la relativa (nulidad y anulabilidad de los actos de prueba como también suele llamársele en la doctrina procesal); de ahí que se use la expresión «prueba nula». </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Muchos de los códigos procesales de Latinoamérica utilizan esta voz, precisamente, para acuñar la consecuencia jurídica que deriva de la prueba ilícita. Un ejemplo de ello es el artículo 23 de</w:t>
      </w:r>
      <w:sdt>
        <w:sdtPr>
          <w:id w:val="-1825908580"/>
          <w:tag w:val="goog_rdk_136"/>
        </w:sdtPr>
        <w:sdtContent>
          <w:ins w:author="Jordi Ferrer Beltran" w:id="71" w:date="2025-08-30T03:56:00Z">
            <w:r w:rsidDel="00000000" w:rsidR="00000000" w:rsidRPr="00000000">
              <w:rPr>
                <w:rFonts w:ascii="Times New Roman" w:cs="Times New Roman" w:eastAsia="Times New Roman" w:hAnsi="Times New Roman"/>
                <w:sz w:val="24"/>
                <w:szCs w:val="24"/>
                <w:rtl w:val="0"/>
              </w:rPr>
              <w:t xml:space="preserve">l</w:t>
            </w:r>
          </w:ins>
        </w:sdtContent>
      </w:sdt>
      <w:r w:rsidDel="00000000" w:rsidR="00000000" w:rsidRPr="00000000">
        <w:rPr>
          <w:rFonts w:ascii="Times New Roman" w:cs="Times New Roman" w:eastAsia="Times New Roman" w:hAnsi="Times New Roman"/>
          <w:sz w:val="24"/>
          <w:szCs w:val="24"/>
          <w:rtl w:val="0"/>
        </w:rPr>
        <w:t xml:space="preserve"> </w:t>
      </w:r>
      <w:sdt>
        <w:sdtPr>
          <w:id w:val="1536847494"/>
          <w:tag w:val="goog_rdk_137"/>
        </w:sdtPr>
        <w:sdtContent>
          <w:ins w:author="Jordi Ferrer Beltran" w:id="72" w:date="2025-08-30T03:55:00Z">
            <w:r w:rsidDel="00000000" w:rsidR="00000000" w:rsidRPr="00000000">
              <w:rPr>
                <w:rFonts w:ascii="Times New Roman" w:cs="Times New Roman" w:eastAsia="Times New Roman" w:hAnsi="Times New Roman"/>
                <w:sz w:val="24"/>
                <w:szCs w:val="24"/>
                <w:rtl w:val="0"/>
              </w:rPr>
              <w:t xml:space="preserve">Código de procedimiento penal </w:t>
            </w:r>
          </w:ins>
        </w:sdtContent>
      </w:sdt>
      <w:sdt>
        <w:sdtPr>
          <w:id w:val="-1686885544"/>
          <w:tag w:val="goog_rdk_138"/>
        </w:sdtPr>
        <w:sdtContent>
          <w:del w:author="Jordi Ferrer Beltran" w:id="72" w:date="2025-08-30T03:55:00Z">
            <w:r w:rsidDel="00000000" w:rsidR="00000000" w:rsidRPr="00000000">
              <w:rPr>
                <w:rFonts w:ascii="Times New Roman" w:cs="Times New Roman" w:eastAsia="Times New Roman" w:hAnsi="Times New Roman"/>
                <w:sz w:val="24"/>
                <w:szCs w:val="24"/>
                <w:rtl w:val="0"/>
              </w:rPr>
              <w:delText xml:space="preserve">la normativa </w:delText>
            </w:r>
          </w:del>
        </w:sdtContent>
      </w:sdt>
      <w:r w:rsidDel="00000000" w:rsidR="00000000" w:rsidRPr="00000000">
        <w:rPr>
          <w:rFonts w:ascii="Times New Roman" w:cs="Times New Roman" w:eastAsia="Times New Roman" w:hAnsi="Times New Roman"/>
          <w:sz w:val="24"/>
          <w:szCs w:val="24"/>
          <w:rtl w:val="0"/>
        </w:rPr>
        <w:t xml:space="preserve">colombian</w:t>
      </w:r>
      <w:sdt>
        <w:sdtPr>
          <w:id w:val="-1244400821"/>
          <w:tag w:val="goog_rdk_139"/>
        </w:sdtPr>
        <w:sdtContent>
          <w:ins w:author="Jordi Ferrer Beltran" w:id="73" w:date="2025-08-30T03:56:00Z">
            <w:r w:rsidDel="00000000" w:rsidR="00000000" w:rsidRPr="00000000">
              <w:rPr>
                <w:rFonts w:ascii="Times New Roman" w:cs="Times New Roman" w:eastAsia="Times New Roman" w:hAnsi="Times New Roman"/>
                <w:sz w:val="24"/>
                <w:szCs w:val="24"/>
                <w:rtl w:val="0"/>
              </w:rPr>
              <w:t xml:space="preserve">o</w:t>
            </w:r>
          </w:ins>
        </w:sdtContent>
      </w:sdt>
      <w:sdt>
        <w:sdtPr>
          <w:id w:val="147961396"/>
          <w:tag w:val="goog_rdk_140"/>
        </w:sdtPr>
        <w:sdtContent>
          <w:del w:author="Jordi Ferrer Beltran" w:id="73" w:date="2025-08-30T03:56:00Z">
            <w:r w:rsidDel="00000000" w:rsidR="00000000" w:rsidRPr="00000000">
              <w:rPr>
                <w:rFonts w:ascii="Times New Roman" w:cs="Times New Roman" w:eastAsia="Times New Roman" w:hAnsi="Times New Roman"/>
                <w:sz w:val="24"/>
                <w:szCs w:val="24"/>
                <w:rtl w:val="0"/>
              </w:rPr>
              <w:delText xml:space="preserve">a</w:delText>
            </w:r>
          </w:del>
        </w:sdtContent>
      </w:sdt>
      <w:r w:rsidDel="00000000" w:rsidR="00000000" w:rsidRPr="00000000">
        <w:rPr>
          <w:rFonts w:ascii="Times New Roman" w:cs="Times New Roman" w:eastAsia="Times New Roman" w:hAnsi="Times New Roman"/>
          <w:sz w:val="24"/>
          <w:szCs w:val="24"/>
          <w:rtl w:val="0"/>
        </w:rPr>
        <w:t xml:space="preserve">: “Toda prueba obtenida con violación de las garantías fundamentales será nula de pleno derecho, por lo que deberá excluirse de la actuación procesal. Igual tratamiento recibirán las pruebas que sean consecuencia de las pruebas excluidas, o las que solo puedan explicarse debido a su existencia”</w:t>
      </w:r>
      <w:r w:rsidDel="00000000" w:rsidR="00000000" w:rsidRPr="00000000">
        <w:rPr>
          <w:rFonts w:ascii="Times New Roman" w:cs="Times New Roman" w:eastAsia="Times New Roman" w:hAnsi="Times New Roman"/>
          <w:sz w:val="24"/>
          <w:szCs w:val="24"/>
          <w:vertAlign w:val="superscript"/>
        </w:rPr>
        <w:footnoteReference w:customMarkFollows="0" w:id="4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expresión también se utiliza </w:t>
      </w:r>
      <w:sdt>
        <w:sdtPr>
          <w:id w:val="1611362060"/>
          <w:tag w:val="goog_rdk_141"/>
        </w:sdtPr>
        <w:sdtContent>
          <w:del w:author="Jordi Ferrer Beltran" w:id="74" w:date="2025-08-30T03:56:00Z">
            <w:r w:rsidDel="00000000" w:rsidR="00000000" w:rsidRPr="00000000">
              <w:rPr>
                <w:rFonts w:ascii="Times New Roman" w:cs="Times New Roman" w:eastAsia="Times New Roman" w:hAnsi="Times New Roman"/>
                <w:sz w:val="24"/>
                <w:szCs w:val="24"/>
                <w:rtl w:val="0"/>
              </w:rPr>
              <w:delText xml:space="preserve">como </w:delText>
            </w:r>
          </w:del>
        </w:sdtContent>
      </w:sdt>
      <w:sdt>
        <w:sdtPr>
          <w:id w:val="363895813"/>
          <w:tag w:val="goog_rdk_142"/>
        </w:sdtPr>
        <w:sdtContent>
          <w:ins w:author="Jordi Ferrer Beltran" w:id="74" w:date="2025-08-30T03:56:00Z">
            <w:r w:rsidDel="00000000" w:rsidR="00000000" w:rsidRPr="00000000">
              <w:rPr>
                <w:rFonts w:ascii="Times New Roman" w:cs="Times New Roman" w:eastAsia="Times New Roman" w:hAnsi="Times New Roman"/>
                <w:sz w:val="24"/>
                <w:szCs w:val="24"/>
                <w:rtl w:val="0"/>
              </w:rPr>
              <w:t xml:space="preserve">para identificar la </w:t>
            </w:r>
          </w:ins>
        </w:sdtContent>
      </w:sdt>
      <w:r w:rsidDel="00000000" w:rsidR="00000000" w:rsidRPr="00000000">
        <w:rPr>
          <w:rFonts w:ascii="Times New Roman" w:cs="Times New Roman" w:eastAsia="Times New Roman" w:hAnsi="Times New Roman"/>
          <w:sz w:val="24"/>
          <w:szCs w:val="24"/>
          <w:rtl w:val="0"/>
        </w:rPr>
        <w:t xml:space="preserve">consecuencia </w:t>
      </w:r>
      <w:sdt>
        <w:sdtPr>
          <w:id w:val="1652534162"/>
          <w:tag w:val="goog_rdk_143"/>
        </w:sdtPr>
        <w:sdtContent>
          <w:del w:author="Jordi Ferrer Beltran" w:id="75" w:date="2025-08-30T03:56:00Z">
            <w:r w:rsidDel="00000000" w:rsidR="00000000" w:rsidRPr="00000000">
              <w:rPr>
                <w:rFonts w:ascii="Times New Roman" w:cs="Times New Roman" w:eastAsia="Times New Roman" w:hAnsi="Times New Roman"/>
                <w:sz w:val="24"/>
                <w:szCs w:val="24"/>
                <w:rtl w:val="0"/>
              </w:rPr>
              <w:delText xml:space="preserve">para </w:delText>
            </w:r>
          </w:del>
        </w:sdtContent>
      </w:sdt>
      <w:sdt>
        <w:sdtPr>
          <w:id w:val="523161510"/>
          <w:tag w:val="goog_rdk_144"/>
        </w:sdtPr>
        <w:sdtContent>
          <w:ins w:author="Jordi Ferrer Beltran" w:id="75" w:date="2025-08-30T03:56:00Z">
            <w:r w:rsidDel="00000000" w:rsidR="00000000" w:rsidRPr="00000000">
              <w:rPr>
                <w:rFonts w:ascii="Times New Roman" w:cs="Times New Roman" w:eastAsia="Times New Roman" w:hAnsi="Times New Roman"/>
                <w:sz w:val="24"/>
                <w:szCs w:val="24"/>
                <w:rtl w:val="0"/>
              </w:rPr>
              <w:t xml:space="preserve">s </w:t>
            </w:r>
          </w:ins>
        </w:sdtContent>
      </w:sdt>
      <w:r w:rsidDel="00000000" w:rsidR="00000000" w:rsidRPr="00000000">
        <w:rPr>
          <w:rFonts w:ascii="Times New Roman" w:cs="Times New Roman" w:eastAsia="Times New Roman" w:hAnsi="Times New Roman"/>
          <w:sz w:val="24"/>
          <w:szCs w:val="24"/>
          <w:rtl w:val="0"/>
        </w:rPr>
        <w:t xml:space="preserve">aplicar a las pruebas que han derivado de la ejecución de diligencias o actuaciones nulas (que hayan tenido lugar de manera contraria al ordenamiento jurídico) o resultantes del ataque a las garantías. Tal como se regula en </w:t>
      </w:r>
      <w:sdt>
        <w:sdtPr>
          <w:id w:val="1075844627"/>
          <w:tag w:val="goog_rdk_145"/>
        </w:sdtPr>
        <w:sdtContent>
          <w:ins w:author="Jordi Ferrer Beltran" w:id="76" w:date="2025-08-30T03:57:00Z">
            <w:r w:rsidDel="00000000" w:rsidR="00000000" w:rsidRPr="00000000">
              <w:rPr>
                <w:rFonts w:ascii="Times New Roman" w:cs="Times New Roman" w:eastAsia="Times New Roman" w:hAnsi="Times New Roman"/>
                <w:sz w:val="24"/>
                <w:szCs w:val="24"/>
                <w:rtl w:val="0"/>
              </w:rPr>
              <w:t xml:space="preserve">el Código procesal penal </w:t>
            </w:r>
          </w:ins>
        </w:sdtContent>
      </w:sdt>
      <w:sdt>
        <w:sdtPr>
          <w:id w:val="-854635011"/>
          <w:tag w:val="goog_rdk_146"/>
        </w:sdtPr>
        <w:sdtContent>
          <w:del w:author="Jordi Ferrer Beltran" w:id="76" w:date="2025-08-30T03:57:00Z">
            <w:r w:rsidDel="00000000" w:rsidR="00000000" w:rsidRPr="00000000">
              <w:rPr>
                <w:rFonts w:ascii="Times New Roman" w:cs="Times New Roman" w:eastAsia="Times New Roman" w:hAnsi="Times New Roman"/>
                <w:sz w:val="24"/>
                <w:szCs w:val="24"/>
                <w:rtl w:val="0"/>
              </w:rPr>
              <w:delText xml:space="preserve">la normativa </w:delText>
            </w:r>
          </w:del>
        </w:sdtContent>
      </w:sdt>
      <w:r w:rsidDel="00000000" w:rsidR="00000000" w:rsidRPr="00000000">
        <w:rPr>
          <w:rFonts w:ascii="Times New Roman" w:cs="Times New Roman" w:eastAsia="Times New Roman" w:hAnsi="Times New Roman"/>
          <w:sz w:val="24"/>
          <w:szCs w:val="24"/>
          <w:rtl w:val="0"/>
        </w:rPr>
        <w:t xml:space="preserve">de Chile: “Del mismo modo, el juez excluirá las pruebas que provinieren de actuaciones o diligencias que hubieren sido declaradas nulas y aquellas que hubieren sido obtenidas con inobservancia de garantías fundamentales”</w:t>
      </w:r>
      <w:r w:rsidDel="00000000" w:rsidR="00000000" w:rsidRPr="00000000">
        <w:rPr>
          <w:rFonts w:ascii="Times New Roman" w:cs="Times New Roman" w:eastAsia="Times New Roman" w:hAnsi="Times New Roman"/>
          <w:sz w:val="24"/>
          <w:szCs w:val="24"/>
          <w:vertAlign w:val="superscript"/>
        </w:rPr>
        <w:footnoteReference w:customMarkFollows="0" w:id="42"/>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forma se puede observar su uso en sede jurisprudencial. Un ejemplo de ello se encuentra en la STS 4452/2020 donde se refiere que las pruebas conseguidas en la entrada y registro han de ser consideradas nulas por conexión de antijuridicidad al haberse obtenido con vulneración del derecho fundamental a la inviolabilidad del domicilio</w:t>
      </w:r>
      <w:r w:rsidDel="00000000" w:rsidR="00000000" w:rsidRPr="00000000">
        <w:rPr>
          <w:rFonts w:ascii="Times New Roman" w:cs="Times New Roman" w:eastAsia="Times New Roman" w:hAnsi="Times New Roman"/>
          <w:sz w:val="24"/>
          <w:szCs w:val="24"/>
          <w:vertAlign w:val="superscript"/>
        </w:rPr>
        <w:footnoteReference w:customMarkFollows="0" w:id="4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tipo de supuestos se hace equivalencia incluso con la prueba ilícita, pero se le declara nula en observancia del argumento de la conexión de antijuridicidad y por haber resultado de la violación de un derecho fundamental. Por lo que, como se puede observar, la locución «prueba nula» se utiliza para describir los efectos o consecuencias que puede acarrear una infracción de la normativa jurídica mientras se busca información probatoria, lo cual apunta más a las consecuencias jurídicas que a un tipo de prueba en sí. </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sdt>
        <w:sdtPr>
          <w:id w:val="1301552687"/>
          <w:tag w:val="goog_rdk_147"/>
        </w:sdtPr>
        <w:sdtContent>
          <w:del w:author="Jordi Ferrer Beltran" w:id="77" w:date="2025-08-30T03:58:00Z">
            <w:r w:rsidDel="00000000" w:rsidR="00000000" w:rsidRPr="00000000">
              <w:rPr>
                <w:rFonts w:ascii="Times New Roman" w:cs="Times New Roman" w:eastAsia="Times New Roman" w:hAnsi="Times New Roman"/>
                <w:sz w:val="24"/>
                <w:szCs w:val="24"/>
                <w:rtl w:val="0"/>
              </w:rPr>
              <w:delText xml:space="preserve">consideración propia</w:delText>
            </w:r>
          </w:del>
        </w:sdtContent>
      </w:sdt>
      <w:sdt>
        <w:sdtPr>
          <w:id w:val="1392466881"/>
          <w:tag w:val="goog_rdk_148"/>
        </w:sdtPr>
        <w:sdtContent>
          <w:ins w:author="Jordi Ferrer Beltran" w:id="77" w:date="2025-08-30T03:58:00Z">
            <w:r w:rsidDel="00000000" w:rsidR="00000000" w:rsidRPr="00000000">
              <w:rPr>
                <w:rFonts w:ascii="Times New Roman" w:cs="Times New Roman" w:eastAsia="Times New Roman" w:hAnsi="Times New Roman"/>
                <w:sz w:val="24"/>
                <w:szCs w:val="24"/>
                <w:rtl w:val="0"/>
              </w:rPr>
              <w:t xml:space="preserve">mi opinión</w:t>
            </w:r>
          </w:ins>
        </w:sdtContent>
      </w:sdt>
      <w:r w:rsidDel="00000000" w:rsidR="00000000" w:rsidRPr="00000000">
        <w:rPr>
          <w:rFonts w:ascii="Times New Roman" w:cs="Times New Roman" w:eastAsia="Times New Roman" w:hAnsi="Times New Roman"/>
          <w:sz w:val="24"/>
          <w:szCs w:val="24"/>
          <w:rtl w:val="0"/>
        </w:rPr>
        <w:t xml:space="preserve">, la expresión </w:t>
      </w:r>
      <w:sdt>
        <w:sdtPr>
          <w:id w:val="-1401016404"/>
          <w:tag w:val="goog_rdk_149"/>
        </w:sdtPr>
        <w:sdtContent>
          <w:ins w:author="Jordi Ferrer Beltran" w:id="78" w:date="2025-08-30T03:58: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prueba nula</w:t>
      </w:r>
      <w:sdt>
        <w:sdtPr>
          <w:id w:val="978617883"/>
          <w:tag w:val="goog_rdk_150"/>
        </w:sdtPr>
        <w:sdtContent>
          <w:ins w:author="Jordi Ferrer Beltran" w:id="79" w:date="2025-08-30T03:58: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no parece ser la mejor manera de denominar al fenómeno de las ilicitudes probatorias. En general, cuando se trata de una prueba nula se estará apuntando más hacia qué consecuencias podrían derivarse de una ilicitud, que al fenómeno de la ilicitud en sí mismo. </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hay otro problema a considerar y es que al </w:t>
      </w:r>
      <w:sdt>
        <w:sdtPr>
          <w:id w:val="-1879987160"/>
          <w:tag w:val="goog_rdk_151"/>
        </w:sdtPr>
        <w:sdtContent>
          <w:del w:author="Jordi Ferrer Beltran" w:id="80" w:date="2025-08-30T03:59:00Z">
            <w:r w:rsidDel="00000000" w:rsidR="00000000" w:rsidRPr="00000000">
              <w:rPr>
                <w:rFonts w:ascii="Times New Roman" w:cs="Times New Roman" w:eastAsia="Times New Roman" w:hAnsi="Times New Roman"/>
                <w:sz w:val="24"/>
                <w:szCs w:val="24"/>
                <w:rtl w:val="0"/>
              </w:rPr>
              <w:delText xml:space="preserve">referir </w:delText>
            </w:r>
          </w:del>
        </w:sdtContent>
      </w:sdt>
      <w:sdt>
        <w:sdtPr>
          <w:id w:val="-2019333205"/>
          <w:tag w:val="goog_rdk_152"/>
        </w:sdtPr>
        <w:sdtContent>
          <w:ins w:author="Jordi Ferrer Beltran" w:id="80" w:date="2025-08-30T03:59:00Z">
            <w:r w:rsidDel="00000000" w:rsidR="00000000" w:rsidRPr="00000000">
              <w:rPr>
                <w:rFonts w:ascii="Times New Roman" w:cs="Times New Roman" w:eastAsia="Times New Roman" w:hAnsi="Times New Roman"/>
                <w:sz w:val="24"/>
                <w:szCs w:val="24"/>
                <w:rtl w:val="0"/>
              </w:rPr>
              <w:t xml:space="preserve">utilizar </w:t>
            </w:r>
          </w:ins>
        </w:sdtContent>
      </w:sdt>
      <w:r w:rsidDel="00000000" w:rsidR="00000000" w:rsidRPr="00000000">
        <w:rPr>
          <w:rFonts w:ascii="Times New Roman" w:cs="Times New Roman" w:eastAsia="Times New Roman" w:hAnsi="Times New Roman"/>
          <w:sz w:val="24"/>
          <w:szCs w:val="24"/>
          <w:rtl w:val="0"/>
        </w:rPr>
        <w:t xml:space="preserve">«prueba nula» habría que especificar las diferencias entre el tipo de nulidad de que se trate (absoluta o relativa), y esto quizás no ofrezca claridad sobre el concepto que se pretende abarcar pues estaría faltando la precisión de los elementos que le distinguen y del tipo de nulidad que proceda según el caso.</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terminología usada es «prueba ilegítima o ilegítimamente obtenida» y la de «prueba inconstitucional». Se trata de expresiones que, en su mayoría, son utilizadas por la doctrina italiana y española donde se traza la distinción entre ambas en función de si la prueba se obtuvo violando normas materiales o procesales</w:t>
      </w:r>
      <w:r w:rsidDel="00000000" w:rsidR="00000000" w:rsidRPr="00000000">
        <w:rPr>
          <w:rFonts w:ascii="Times New Roman" w:cs="Times New Roman" w:eastAsia="Times New Roman" w:hAnsi="Times New Roman"/>
          <w:sz w:val="24"/>
          <w:szCs w:val="24"/>
          <w:vertAlign w:val="superscript"/>
        </w:rPr>
        <w:footnoteReference w:customMarkFollows="0" w:id="4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 como </w:t>
      </w:r>
      <w:r w:rsidDel="00000000" w:rsidR="00000000" w:rsidRPr="00000000">
        <w:rPr>
          <w:rFonts w:ascii="Times New Roman" w:cs="Times New Roman" w:eastAsia="Times New Roman" w:hAnsi="Times New Roman"/>
          <w:smallCaps w:val="1"/>
          <w:sz w:val="24"/>
          <w:szCs w:val="24"/>
          <w:rtl w:val="0"/>
        </w:rPr>
        <w:t xml:space="preserve">Nuvolone</w:t>
      </w:r>
      <w:r w:rsidDel="00000000" w:rsidR="00000000" w:rsidRPr="00000000">
        <w:rPr>
          <w:rFonts w:ascii="Times New Roman" w:cs="Times New Roman" w:eastAsia="Times New Roman" w:hAnsi="Times New Roman"/>
          <w:sz w:val="24"/>
          <w:szCs w:val="24"/>
          <w:rtl w:val="0"/>
        </w:rPr>
        <w:t xml:space="preserve"> distinguen prueba ilícita y prueba ilegítima en función de que la infracción de ley haya sido hacia una norma material o procesal, respectivamente. La ilegítima sería aquella que vulnera normas de carácter procesal, por tener lugar dicha infracción en el momento de la introducción o práctica de la prueba dentro del proceso</w:t>
      </w:r>
      <w:r w:rsidDel="00000000" w:rsidR="00000000" w:rsidRPr="00000000">
        <w:rPr>
          <w:rFonts w:ascii="Times New Roman" w:cs="Times New Roman" w:eastAsia="Times New Roman" w:hAnsi="Times New Roman"/>
          <w:sz w:val="24"/>
          <w:szCs w:val="24"/>
          <w:vertAlign w:val="superscript"/>
        </w:rPr>
        <w:footnoteReference w:customMarkFollows="0" w:id="4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 turno, </w:t>
      </w:r>
      <w:r w:rsidDel="00000000" w:rsidR="00000000" w:rsidRPr="00000000">
        <w:rPr>
          <w:rFonts w:ascii="Times New Roman" w:cs="Times New Roman" w:eastAsia="Times New Roman" w:hAnsi="Times New Roman"/>
          <w:smallCaps w:val="1"/>
          <w:sz w:val="24"/>
          <w:szCs w:val="24"/>
          <w:rtl w:val="0"/>
        </w:rPr>
        <w:t xml:space="preserve">Cappelletti</w:t>
      </w:r>
      <w:r w:rsidDel="00000000" w:rsidR="00000000" w:rsidRPr="00000000">
        <w:rPr>
          <w:rFonts w:ascii="Times New Roman" w:cs="Times New Roman" w:eastAsia="Times New Roman" w:hAnsi="Times New Roman"/>
          <w:sz w:val="24"/>
          <w:szCs w:val="24"/>
          <w:rtl w:val="0"/>
        </w:rPr>
        <w:t xml:space="preserve"> también distingue entre dos tipos de ilegitimidad en materia probatoria. Por un lado, la que puede tener lugar en el momento de creación y obtención de los elementos de prueba, y por otro, la que se produce en el momento de la admisión y práctica en el proceso</w:t>
      </w:r>
      <w:r w:rsidDel="00000000" w:rsidR="00000000" w:rsidRPr="00000000">
        <w:rPr>
          <w:rFonts w:ascii="Times New Roman" w:cs="Times New Roman" w:eastAsia="Times New Roman" w:hAnsi="Times New Roman"/>
          <w:sz w:val="24"/>
          <w:szCs w:val="24"/>
          <w:vertAlign w:val="superscript"/>
        </w:rPr>
        <w:footnoteReference w:customMarkFollows="0" w:id="4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algunos pronunciamientos jurisprudenciales de España se puede encontrar esta terminología. La sentencia 9350</w:t>
      </w:r>
      <w:sdt>
        <w:sdtPr>
          <w:id w:val="-1130003370"/>
          <w:tag w:val="goog_rdk_153"/>
        </w:sdtPr>
        <w:sdtContent>
          <w:ins w:author="Jordi Ferrer Beltran" w:id="81" w:date="2025-08-30T04:01:00Z">
            <w:r w:rsidDel="00000000" w:rsidR="00000000" w:rsidRPr="00000000">
              <w:rPr>
                <w:rFonts w:ascii="Times New Roman" w:cs="Times New Roman" w:eastAsia="Times New Roman" w:hAnsi="Times New Roman"/>
                <w:sz w:val="24"/>
                <w:szCs w:val="24"/>
                <w:rtl w:val="0"/>
              </w:rPr>
              <w:t xml:space="preserve">/</w:t>
            </w:r>
          </w:ins>
        </w:sdtContent>
      </w:sdt>
      <w:sdt>
        <w:sdtPr>
          <w:id w:val="-1760849559"/>
          <w:tag w:val="goog_rdk_154"/>
        </w:sdtPr>
        <w:sdtContent>
          <w:del w:author="Jordi Ferrer Beltran" w:id="81" w:date="2025-08-30T04:01:00Z">
            <w:r w:rsidDel="00000000" w:rsidR="00000000" w:rsidRPr="00000000">
              <w:rPr>
                <w:rFonts w:ascii="Times New Roman" w:cs="Times New Roman" w:eastAsia="Times New Roman" w:hAnsi="Times New Roman"/>
                <w:sz w:val="24"/>
                <w:szCs w:val="24"/>
                <w:rtl w:val="0"/>
              </w:rPr>
              <w:delText xml:space="preserve"> de </w:delText>
            </w:r>
          </w:del>
        </w:sdtContent>
      </w:sdt>
      <w:r w:rsidDel="00000000" w:rsidR="00000000" w:rsidRPr="00000000">
        <w:rPr>
          <w:rFonts w:ascii="Times New Roman" w:cs="Times New Roman" w:eastAsia="Times New Roman" w:hAnsi="Times New Roman"/>
          <w:sz w:val="24"/>
          <w:szCs w:val="24"/>
          <w:rtl w:val="0"/>
        </w:rPr>
        <w:t xml:space="preserve">1991 del Tribunal Supremo dispone que: “[…] por prueba ilegítimamente obtenida no debe entenderse tan solo aquella que se acomode a las exigencias constitucionales de no atentar, directa o indirectamente, contra los derechos fundamentales, sino también aquella que no cumple las concretas garantías que para su práctica establece la legalidad procesal ordinaria […]”</w:t>
      </w:r>
      <w:r w:rsidDel="00000000" w:rsidR="00000000" w:rsidRPr="00000000">
        <w:rPr>
          <w:rFonts w:ascii="Times New Roman" w:cs="Times New Roman" w:eastAsia="Times New Roman" w:hAnsi="Times New Roman"/>
          <w:sz w:val="24"/>
          <w:szCs w:val="24"/>
          <w:vertAlign w:val="superscript"/>
        </w:rPr>
        <w:footnoteReference w:customMarkFollows="0" w:id="4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Quizás, si se mira desde otro punto de vista se pueda aludir a prueba ilegítima en relación con aquellas resultantes de actos que vulneren normas jurídicas (que establecen derechos fundamentales), porque de alguna manera violar normas de este tipo podría traer consigo una afectación en el ejercicio legítimo del poder. Aun así, no queda del todo claro a qué se están refiriendo los autores o la jurisprudencia cuando califican de esta forma.</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parecer, con prueba inconstitucional se hace referencia a las obtenidas en violación de derechos fundamentales o de normas constitucionales (categorías que no son necesariamente equivalentes). En cambio, la noción de norma material es más amplia porque </w:t>
      </w:r>
      <w:sdt>
        <w:sdtPr>
          <w:id w:val="-1545381427"/>
          <w:tag w:val="goog_rdk_155"/>
        </w:sdtPr>
        <w:sdtContent>
          <w:del w:author="Jordi Ferrer Beltran" w:id="82" w:date="2025-08-30T04:02:00Z">
            <w:r w:rsidDel="00000000" w:rsidR="00000000" w:rsidRPr="00000000">
              <w:rPr>
                <w:rFonts w:ascii="Times New Roman" w:cs="Times New Roman" w:eastAsia="Times New Roman" w:hAnsi="Times New Roman"/>
                <w:sz w:val="24"/>
                <w:szCs w:val="24"/>
                <w:rtl w:val="0"/>
              </w:rPr>
              <w:delText xml:space="preserve">existen </w:delText>
            </w:r>
          </w:del>
        </w:sdtContent>
      </w:sdt>
      <w:sdt>
        <w:sdtPr>
          <w:id w:val="622118934"/>
          <w:tag w:val="goog_rdk_156"/>
        </w:sdtPr>
        <w:sdtContent>
          <w:ins w:author="Jordi Ferrer Beltran" w:id="82" w:date="2025-08-30T04:02:00Z">
            <w:r w:rsidDel="00000000" w:rsidR="00000000" w:rsidRPr="00000000">
              <w:rPr>
                <w:rFonts w:ascii="Times New Roman" w:cs="Times New Roman" w:eastAsia="Times New Roman" w:hAnsi="Times New Roman"/>
                <w:sz w:val="24"/>
                <w:szCs w:val="24"/>
                <w:rtl w:val="0"/>
              </w:rPr>
              <w:t xml:space="preserve">la mayoría de las </w:t>
            </w:r>
          </w:ins>
        </w:sdtContent>
      </w:sdt>
      <w:r w:rsidDel="00000000" w:rsidR="00000000" w:rsidRPr="00000000">
        <w:rPr>
          <w:rFonts w:ascii="Times New Roman" w:cs="Times New Roman" w:eastAsia="Times New Roman" w:hAnsi="Times New Roman"/>
          <w:sz w:val="24"/>
          <w:szCs w:val="24"/>
          <w:rtl w:val="0"/>
        </w:rPr>
        <w:t xml:space="preserve">normas materiales</w:t>
      </w:r>
      <w:sdt>
        <w:sdtPr>
          <w:id w:val="-1915926056"/>
          <w:tag w:val="goog_rdk_157"/>
        </w:sdtPr>
        <w:sdtContent>
          <w:del w:author="Jordi Ferrer Beltran" w:id="83" w:date="2025-08-30T04:02:00Z">
            <w:r w:rsidDel="00000000" w:rsidR="00000000" w:rsidRPr="00000000">
              <w:rPr>
                <w:rFonts w:ascii="Times New Roman" w:cs="Times New Roman" w:eastAsia="Times New Roman" w:hAnsi="Times New Roman"/>
                <w:sz w:val="24"/>
                <w:szCs w:val="24"/>
                <w:rtl w:val="0"/>
              </w:rPr>
              <w:delText xml:space="preserve"> que</w:delText>
            </w:r>
          </w:del>
        </w:sdtContent>
      </w:sdt>
      <w:r w:rsidDel="00000000" w:rsidR="00000000" w:rsidRPr="00000000">
        <w:rPr>
          <w:rFonts w:ascii="Times New Roman" w:cs="Times New Roman" w:eastAsia="Times New Roman" w:hAnsi="Times New Roman"/>
          <w:sz w:val="24"/>
          <w:szCs w:val="24"/>
          <w:rtl w:val="0"/>
        </w:rPr>
        <w:t xml:space="preserve"> no están consagradas en el texto constitucional; y, por otro lado, hay normas procesales plasmadas en la Carta Magna.</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sdt>
        <w:sdtPr>
          <w:id w:val="-591468677"/>
          <w:tag w:val="goog_rdk_158"/>
        </w:sdtPr>
        <w:sdtContent>
          <w:commentRangeStart w:id="12"/>
        </w:sdtContent>
      </w:sdt>
      <w:r w:rsidDel="00000000" w:rsidR="00000000" w:rsidRPr="00000000">
        <w:rPr>
          <w:rFonts w:ascii="Times New Roman" w:cs="Times New Roman" w:eastAsia="Times New Roman" w:hAnsi="Times New Roman"/>
          <w:sz w:val="24"/>
          <w:szCs w:val="24"/>
          <w:rtl w:val="0"/>
        </w:rPr>
        <w:t xml:space="preserve">Para </w:t>
      </w:r>
      <w:r w:rsidDel="00000000" w:rsidR="00000000" w:rsidRPr="00000000">
        <w:rPr>
          <w:rFonts w:ascii="Times New Roman" w:cs="Times New Roman" w:eastAsia="Times New Roman" w:hAnsi="Times New Roman"/>
          <w:smallCaps w:val="1"/>
          <w:sz w:val="24"/>
          <w:szCs w:val="24"/>
          <w:rtl w:val="0"/>
        </w:rPr>
        <w:t xml:space="preserve">Merkel</w:t>
      </w:r>
      <w:r w:rsidDel="00000000" w:rsidR="00000000" w:rsidRPr="00000000">
        <w:rPr>
          <w:rFonts w:ascii="Times New Roman" w:cs="Times New Roman" w:eastAsia="Times New Roman" w:hAnsi="Times New Roman"/>
          <w:sz w:val="24"/>
          <w:szCs w:val="24"/>
          <w:rtl w:val="0"/>
        </w:rPr>
        <w:t xml:space="preserve"> se trata de una cuestión de preferencia por un concepto orientado al respeto de la Constitución. Siendo así, esta autora se decide por «prueba inconstitucional» partiendo del argumento que se centra en la existencia misma del juicio penal basado en un Estado democrático bajo el imperio de la ley, donde la ley de leyes ostenta una función central</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 Por lo que entiende que es un término más unívoco que el de prueba ilícita y abarca todos los casos de violaciones a los derechos fundamentales, quedando fuera los supuestos de simples irregularidades</w:t>
      </w:r>
      <w:r w:rsidDel="00000000" w:rsidR="00000000" w:rsidRPr="00000000">
        <w:rPr>
          <w:rFonts w:ascii="Times New Roman" w:cs="Times New Roman" w:eastAsia="Times New Roman" w:hAnsi="Times New Roman"/>
          <w:sz w:val="24"/>
          <w:szCs w:val="24"/>
          <w:vertAlign w:val="superscript"/>
        </w:rPr>
        <w:footnoteReference w:customMarkFollows="0" w:id="48"/>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Ciertamente es una terminología más particular que la de prueba ilícita, pero si se entiende esta última como aquella prueba que resulte de la violación de derechos fundamentales pareciera que se está hablando de un mismo concepto. De hecho, muchos de los argumentos fuertes sostenidos sobre uno de los sentidos en que se define la prueba ilícita y que justifica la aplicación de la regla de exclusión es que se refiere a la defensa del Estado democrático de derecho</w:t>
      </w:r>
      <w:sdt>
        <w:sdtPr>
          <w:id w:val="-191707439"/>
          <w:tag w:val="goog_rdk_159"/>
        </w:sdtPr>
        <w:sdtContent>
          <w:del w:author="Jordi Ferrer Beltran" w:id="84" w:date="2025-08-30T04:03:00Z">
            <w:r w:rsidDel="00000000" w:rsidR="00000000" w:rsidRPr="00000000">
              <w:rPr>
                <w:rFonts w:ascii="Times New Roman" w:cs="Times New Roman" w:eastAsia="Times New Roman" w:hAnsi="Times New Roman"/>
                <w:sz w:val="24"/>
                <w:szCs w:val="24"/>
                <w:rtl w:val="0"/>
              </w:rPr>
              <w:delText xml:space="preserve">s</w:delText>
            </w:r>
          </w:del>
        </w:sdtContent>
      </w:sdt>
      <w:r w:rsidDel="00000000" w:rsidR="00000000" w:rsidRPr="00000000">
        <w:rPr>
          <w:rFonts w:ascii="Times New Roman" w:cs="Times New Roman" w:eastAsia="Times New Roman" w:hAnsi="Times New Roman"/>
          <w:sz w:val="24"/>
          <w:szCs w:val="24"/>
          <w:rtl w:val="0"/>
        </w:rPr>
        <w:t xml:space="preserve"> como sostén y columna vertebral de las sociedades contemporáneas.</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«prueba inconstitucional» no implanta una categoría diferente solo por referirse a que resulta de la violación de normas constitucionales. Dicho vocablo puede entenderse como sinónimo de prueba ilícita (según la definición asumida por </w:t>
      </w:r>
      <w:r w:rsidDel="00000000" w:rsidR="00000000" w:rsidRPr="00000000">
        <w:rPr>
          <w:rFonts w:ascii="Times New Roman" w:cs="Times New Roman" w:eastAsia="Times New Roman" w:hAnsi="Times New Roman"/>
          <w:smallCaps w:val="1"/>
          <w:sz w:val="24"/>
          <w:szCs w:val="24"/>
          <w:rtl w:val="0"/>
        </w:rPr>
        <w:t xml:space="preserve">Miranda Estrampes</w:t>
      </w:r>
      <w:r w:rsidDel="00000000" w:rsidR="00000000" w:rsidRPr="00000000">
        <w:rPr>
          <w:rFonts w:ascii="Times New Roman" w:cs="Times New Roman" w:eastAsia="Times New Roman" w:hAnsi="Times New Roman"/>
          <w:sz w:val="24"/>
          <w:szCs w:val="24"/>
          <w:rtl w:val="0"/>
        </w:rPr>
        <w:t xml:space="preserve">) o asumible como categoría general que puede incluir a las pruebas ilícitas. </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expresión es la de «prueba ilícita de valoración prohibida», utilizada para hacer referencia a todas las pruebas que por ser contrarias a derecho no pueden </w:t>
      </w:r>
      <w:sdt>
        <w:sdtPr>
          <w:id w:val="-1507009051"/>
          <w:tag w:val="goog_rdk_160"/>
        </w:sdtPr>
        <w:sdtContent>
          <w:del w:author="Jordi Ferrer Beltran" w:id="85" w:date="2025-08-30T04:04:00Z">
            <w:r w:rsidDel="00000000" w:rsidR="00000000" w:rsidRPr="00000000">
              <w:rPr>
                <w:rFonts w:ascii="Times New Roman" w:cs="Times New Roman" w:eastAsia="Times New Roman" w:hAnsi="Times New Roman"/>
                <w:sz w:val="24"/>
                <w:szCs w:val="24"/>
                <w:rtl w:val="0"/>
              </w:rPr>
              <w:delText xml:space="preserve">verificarse </w:delText>
            </w:r>
          </w:del>
        </w:sdtContent>
      </w:sdt>
      <w:sdt>
        <w:sdtPr>
          <w:id w:val="147792881"/>
          <w:tag w:val="goog_rdk_161"/>
        </w:sdtPr>
        <w:sdtContent>
          <w:ins w:author="Jordi Ferrer Beltran" w:id="85" w:date="2025-08-30T04:04:00Z">
            <w:r w:rsidDel="00000000" w:rsidR="00000000" w:rsidRPr="00000000">
              <w:rPr>
                <w:rFonts w:ascii="Times New Roman" w:cs="Times New Roman" w:eastAsia="Times New Roman" w:hAnsi="Times New Roman"/>
                <w:sz w:val="24"/>
                <w:szCs w:val="24"/>
                <w:rtl w:val="0"/>
              </w:rPr>
              <w:t xml:space="preserve">utilizarse </w:t>
            </w:r>
          </w:ins>
        </w:sdtContent>
      </w:sdt>
      <w:r w:rsidDel="00000000" w:rsidR="00000000" w:rsidRPr="00000000">
        <w:rPr>
          <w:rFonts w:ascii="Times New Roman" w:cs="Times New Roman" w:eastAsia="Times New Roman" w:hAnsi="Times New Roman"/>
          <w:sz w:val="24"/>
          <w:szCs w:val="24"/>
          <w:rtl w:val="0"/>
        </w:rPr>
        <w:t xml:space="preserve">en el proceso. En este caso, se le añade a prueba ilícita </w:t>
      </w:r>
      <w:sdt>
        <w:sdtPr>
          <w:id w:val="1348493592"/>
          <w:tag w:val="goog_rdk_162"/>
        </w:sdtPr>
        <w:sdtContent>
          <w:del w:author="Jordi Ferrer Beltran" w:id="86" w:date="2025-08-30T04:04:00Z">
            <w:r w:rsidDel="00000000" w:rsidR="00000000" w:rsidRPr="00000000">
              <w:rPr>
                <w:rFonts w:ascii="Times New Roman" w:cs="Times New Roman" w:eastAsia="Times New Roman" w:hAnsi="Times New Roman"/>
                <w:sz w:val="24"/>
                <w:szCs w:val="24"/>
                <w:rtl w:val="0"/>
              </w:rPr>
              <w:delText xml:space="preserve">el vocablo</w:delText>
            </w:r>
          </w:del>
        </w:sdtContent>
      </w:sdt>
      <w:sdt>
        <w:sdtPr>
          <w:id w:val="-841828797"/>
          <w:tag w:val="goog_rdk_163"/>
        </w:sdtPr>
        <w:sdtContent>
          <w:ins w:author="Jordi Ferrer Beltran" w:id="86" w:date="2025-08-30T04:04:00Z">
            <w:r w:rsidDel="00000000" w:rsidR="00000000" w:rsidRPr="00000000">
              <w:rPr>
                <w:rFonts w:ascii="Times New Roman" w:cs="Times New Roman" w:eastAsia="Times New Roman" w:hAnsi="Times New Roman"/>
                <w:sz w:val="24"/>
                <w:szCs w:val="24"/>
                <w:rtl w:val="0"/>
              </w:rPr>
              <w:t xml:space="preserve">la expresión</w:t>
            </w:r>
          </w:ins>
        </w:sdtContent>
      </w:sdt>
      <w:r w:rsidDel="00000000" w:rsidR="00000000" w:rsidRPr="00000000">
        <w:rPr>
          <w:rFonts w:ascii="Times New Roman" w:cs="Times New Roman" w:eastAsia="Times New Roman" w:hAnsi="Times New Roman"/>
          <w:sz w:val="24"/>
          <w:szCs w:val="24"/>
          <w:rtl w:val="0"/>
        </w:rPr>
        <w:t xml:space="preserve"> «de valoración prohibida», cambiando la denominación sólo para incluir la consecuencia de la prohibición de valoración. El empleo de calificativos de este tipo puede llevar a un innegable desconcierto porque son cuestiones diferentes el concepto y los efectos que la misma comporta</w:t>
      </w:r>
      <w:r w:rsidDel="00000000" w:rsidR="00000000" w:rsidRPr="00000000">
        <w:rPr>
          <w:rFonts w:ascii="Times New Roman" w:cs="Times New Roman" w:eastAsia="Times New Roman" w:hAnsi="Times New Roman"/>
          <w:sz w:val="24"/>
          <w:szCs w:val="24"/>
          <w:vertAlign w:val="superscript"/>
        </w:rPr>
        <w:footnoteReference w:customMarkFollows="0" w:id="49"/>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esta última terminología se suman en una misma expresión el concepto y su consecuencia. </w:t>
      </w:r>
      <w:sdt>
        <w:sdtPr>
          <w:id w:val="202095220"/>
          <w:tag w:val="goog_rdk_164"/>
        </w:sdtPr>
        <w:sdtContent>
          <w:del w:author="Jordi Ferrer Beltran" w:id="87" w:date="2025-08-30T04:05:00Z">
            <w:r w:rsidDel="00000000" w:rsidR="00000000" w:rsidRPr="00000000">
              <w:rPr>
                <w:rFonts w:ascii="Times New Roman" w:cs="Times New Roman" w:eastAsia="Times New Roman" w:hAnsi="Times New Roman"/>
                <w:sz w:val="24"/>
                <w:szCs w:val="24"/>
                <w:rtl w:val="0"/>
              </w:rPr>
              <w:delText xml:space="preserve">Esto no parece ser viable a los efectos de entender primero de qué se trata una prueba ilícita para luego analizar el tipo de consecuencias que genera. </w:delText>
            </w:r>
          </w:del>
        </w:sdtContent>
      </w:sdt>
      <w:r w:rsidDel="00000000" w:rsidR="00000000" w:rsidRPr="00000000">
        <w:rPr>
          <w:rFonts w:ascii="Times New Roman" w:cs="Times New Roman" w:eastAsia="Times New Roman" w:hAnsi="Times New Roman"/>
          <w:sz w:val="24"/>
          <w:szCs w:val="24"/>
          <w:rtl w:val="0"/>
        </w:rPr>
        <w:t xml:space="preserve">Además, la prohibición de valoración es una forma de manifestación de la consecuencia de la exclusión, para tener en cuenta cuando la ilicitud tiene lugar en el momento de la práctica de las pruebas, y no antes. Con ello se obvian el resto de las manifestaciones de la exclusión de la prueba, y también las que se refieren a su admisibilidad.</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voz «prueba clandestina» es otra de las expresiones que se utiliza a los fines de distinguirla de la ilícita. </w:t>
      </w:r>
      <w:r w:rsidDel="00000000" w:rsidR="00000000" w:rsidRPr="00000000">
        <w:rPr>
          <w:rFonts w:ascii="Times New Roman" w:cs="Times New Roman" w:eastAsia="Times New Roman" w:hAnsi="Times New Roman"/>
          <w:smallCaps w:val="1"/>
          <w:sz w:val="24"/>
          <w:szCs w:val="24"/>
          <w:rtl w:val="0"/>
        </w:rPr>
        <w:t xml:space="preserve">Bernal Cuellar</w:t>
      </w:r>
      <w:r w:rsidDel="00000000" w:rsidR="00000000" w:rsidRPr="00000000">
        <w:rPr>
          <w:rFonts w:ascii="Times New Roman" w:cs="Times New Roman" w:eastAsia="Times New Roman" w:hAnsi="Times New Roman"/>
          <w:sz w:val="24"/>
          <w:szCs w:val="24"/>
          <w:rtl w:val="0"/>
        </w:rPr>
        <w:t xml:space="preserve"> plantea que lo ilícito es una conducta prohibida por la ley, mientras que la prueba clandestina responde a comportamientos ocultos o en términos generales opuestos a lo realizado públicamente</w:t>
      </w:r>
      <w:r w:rsidDel="00000000" w:rsidR="00000000" w:rsidRPr="00000000">
        <w:rPr>
          <w:rFonts w:ascii="Times New Roman" w:cs="Times New Roman" w:eastAsia="Times New Roman" w:hAnsi="Times New Roman"/>
          <w:sz w:val="24"/>
          <w:szCs w:val="24"/>
          <w:vertAlign w:val="superscript"/>
        </w:rPr>
        <w:footnoteReference w:customMarkFollows="0" w:id="5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prueba clandestina se define como aquella que se obtiene de manera oculta, infringiendo la intimidad o la privacidad de las personas. Se trata de una distinción dedicada solo a enfatizar la afectación al derecho de la intimidad personal o familiar o al de la propia imagen.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cuentas, se hace referencia a una prueba obtenida mediante la violación de derechos fundamentales. Por tanto, podría subsumirse dentro de la categoría general de prueba ilícita sin necesidad de crear otro término que no </w:t>
      </w:r>
      <w:sdt>
        <w:sdtPr>
          <w:id w:val="-314461355"/>
          <w:tag w:val="goog_rdk_165"/>
        </w:sdtPr>
        <w:sdtContent>
          <w:del w:author="Jordi Ferrer Beltran" w:id="88" w:date="2025-08-30T04:06:00Z">
            <w:r w:rsidDel="00000000" w:rsidR="00000000" w:rsidRPr="00000000">
              <w:rPr>
                <w:rFonts w:ascii="Times New Roman" w:cs="Times New Roman" w:eastAsia="Times New Roman" w:hAnsi="Times New Roman"/>
                <w:sz w:val="24"/>
                <w:szCs w:val="24"/>
                <w:rtl w:val="0"/>
              </w:rPr>
              <w:delText xml:space="preserve">ofrece </w:delText>
            </w:r>
          </w:del>
        </w:sdtContent>
      </w:sdt>
      <w:sdt>
        <w:sdtPr>
          <w:id w:val="1238596489"/>
          <w:tag w:val="goog_rdk_166"/>
        </w:sdtPr>
        <w:sdtContent>
          <w:ins w:author="Jordi Ferrer Beltran" w:id="88" w:date="2025-08-30T04:06:00Z">
            <w:r w:rsidDel="00000000" w:rsidR="00000000" w:rsidRPr="00000000">
              <w:rPr>
                <w:rFonts w:ascii="Times New Roman" w:cs="Times New Roman" w:eastAsia="Times New Roman" w:hAnsi="Times New Roman"/>
                <w:sz w:val="24"/>
                <w:szCs w:val="24"/>
                <w:rtl w:val="0"/>
              </w:rPr>
              <w:t xml:space="preserve">añade </w:t>
            </w:r>
          </w:ins>
        </w:sdtContent>
      </w:sdt>
      <w:r w:rsidDel="00000000" w:rsidR="00000000" w:rsidRPr="00000000">
        <w:rPr>
          <w:rFonts w:ascii="Times New Roman" w:cs="Times New Roman" w:eastAsia="Times New Roman" w:hAnsi="Times New Roman"/>
          <w:sz w:val="24"/>
          <w:szCs w:val="24"/>
          <w:rtl w:val="0"/>
        </w:rPr>
        <w:t xml:space="preserve">nada al respecto y solo sirve para calificar un grupo muy reducido de casos que pueden darse en la práctica y que son subsumibles en un enunciado más abarcador como el de prueba ilícita.</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este examen de tipo terminológico se constata la gran diversidad de expresiones a través de las que se hace referencia al objeto en estudio. De modo que se puede afirmar que ciertamente es un problema latente y que afecta al concepto de la prueba ilícita, pues el manejo indistinto de términos o expresiones, así como su uso en la doctrina y en la jurisprudencia crea confusión no solo para el discurso jurídico, sino también con vistas a concretar qué se entiende por prueba ilícita.</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todo caso, se deben plantear algunas cuestiones que parecen ser elementos comunes en este examen. Primero, que en la mayoría de los casos se trata de prueba obtenida a través de la vulneración de normas jurídicas (</w:t>
      </w:r>
      <w:sdt>
        <w:sdtPr>
          <w:id w:val="1250043985"/>
          <w:tag w:val="goog_rdk_167"/>
        </w:sdtPr>
        <w:sdtContent>
          <w:del w:author="Jordi Ferrer Beltran" w:id="89" w:date="2025-08-30T04:07:00Z">
            <w:r w:rsidDel="00000000" w:rsidR="00000000" w:rsidRPr="00000000">
              <w:rPr>
                <w:rFonts w:ascii="Times New Roman" w:cs="Times New Roman" w:eastAsia="Times New Roman" w:hAnsi="Times New Roman"/>
                <w:sz w:val="24"/>
                <w:szCs w:val="24"/>
                <w:rtl w:val="0"/>
              </w:rPr>
              <w:delText xml:space="preserve">contentivas </w:delText>
            </w:r>
          </w:del>
        </w:sdtContent>
      </w:sdt>
      <w:sdt>
        <w:sdtPr>
          <w:id w:val="-1280174043"/>
          <w:tag w:val="goog_rdk_168"/>
        </w:sdtPr>
        <w:sdtContent>
          <w:ins w:author="Jordi Ferrer Beltran" w:id="89" w:date="2025-08-30T04:07:00Z">
            <w:r w:rsidDel="00000000" w:rsidR="00000000" w:rsidRPr="00000000">
              <w:rPr>
                <w:rFonts w:ascii="Times New Roman" w:cs="Times New Roman" w:eastAsia="Times New Roman" w:hAnsi="Times New Roman"/>
                <w:sz w:val="24"/>
                <w:szCs w:val="24"/>
                <w:rtl w:val="0"/>
              </w:rPr>
              <w:t xml:space="preserve">que reconozcan </w:t>
            </w:r>
          </w:ins>
        </w:sdtContent>
      </w:sdt>
      <w:sdt>
        <w:sdtPr>
          <w:id w:val="572831964"/>
          <w:tag w:val="goog_rdk_169"/>
        </w:sdtPr>
        <w:sdtContent>
          <w:del w:author="Jordi Ferrer Beltran" w:id="90" w:date="2025-08-30T04:07:00Z">
            <w:r w:rsidDel="00000000" w:rsidR="00000000" w:rsidRPr="00000000">
              <w:rPr>
                <w:rFonts w:ascii="Times New Roman" w:cs="Times New Roman" w:eastAsia="Times New Roman" w:hAnsi="Times New Roman"/>
                <w:sz w:val="24"/>
                <w:szCs w:val="24"/>
                <w:rtl w:val="0"/>
              </w:rPr>
              <w:delText xml:space="preserve">de </w:delText>
            </w:r>
          </w:del>
        </w:sdtContent>
      </w:sdt>
      <w:r w:rsidDel="00000000" w:rsidR="00000000" w:rsidRPr="00000000">
        <w:rPr>
          <w:rFonts w:ascii="Times New Roman" w:cs="Times New Roman" w:eastAsia="Times New Roman" w:hAnsi="Times New Roman"/>
          <w:sz w:val="24"/>
          <w:szCs w:val="24"/>
          <w:rtl w:val="0"/>
        </w:rPr>
        <w:t xml:space="preserve">derechos fundamentales u </w:t>
      </w:r>
      <w:sdt>
        <w:sdtPr>
          <w:id w:val="868986237"/>
          <w:tag w:val="goog_rdk_170"/>
        </w:sdtPr>
        <w:sdtContent>
          <w:del w:author="Jordi Ferrer Beltran" w:id="91" w:date="2025-08-30T04:07:00Z">
            <w:r w:rsidDel="00000000" w:rsidR="00000000" w:rsidRPr="00000000">
              <w:rPr>
                <w:rFonts w:ascii="Times New Roman" w:cs="Times New Roman" w:eastAsia="Times New Roman" w:hAnsi="Times New Roman"/>
                <w:sz w:val="24"/>
                <w:szCs w:val="24"/>
                <w:rtl w:val="0"/>
              </w:rPr>
              <w:delText xml:space="preserve">otras</w:delText>
            </w:r>
          </w:del>
        </w:sdtContent>
      </w:sdt>
      <w:sdt>
        <w:sdtPr>
          <w:id w:val="-1509293744"/>
          <w:tag w:val="goog_rdk_171"/>
        </w:sdtPr>
        <w:sdtContent>
          <w:ins w:author="Jordi Ferrer Beltran" w:id="91" w:date="2025-08-30T04:07:00Z">
            <w:r w:rsidDel="00000000" w:rsidR="00000000" w:rsidRPr="00000000">
              <w:rPr>
                <w:rFonts w:ascii="Times New Roman" w:cs="Times New Roman" w:eastAsia="Times New Roman" w:hAnsi="Times New Roman"/>
                <w:sz w:val="24"/>
                <w:szCs w:val="24"/>
                <w:rtl w:val="0"/>
              </w:rPr>
              <w:t xml:space="preserve">no</w:t>
            </w:r>
          </w:ins>
        </w:sdtContent>
      </w:sdt>
      <w:r w:rsidDel="00000000" w:rsidR="00000000" w:rsidRPr="00000000">
        <w:rPr>
          <w:rFonts w:ascii="Times New Roman" w:cs="Times New Roman" w:eastAsia="Times New Roman" w:hAnsi="Times New Roman"/>
          <w:sz w:val="24"/>
          <w:szCs w:val="24"/>
          <w:rtl w:val="0"/>
        </w:rPr>
        <w:t xml:space="preserve">). Es decir, se alude a un fenómeno que ocurre a través de un quebrantamiento de la normatividad. Segundo, que hay cuestiones relativas a las consecuencias que suelen trabajarse de manera conjunta con el uso terminológico, y que no necesariamente ayudan a esclarecer los estudios sobre el tema. Tercero, que el punto de inflexión se centra en los tipos de normas vulneradas, y es a partir de ahí que se suelen hacer las distinciones más importantes y sobre las que habría que trabajar.</w:t>
      </w:r>
    </w:p>
    <w:sdt>
      <w:sdtPr>
        <w:id w:val="-1930496234"/>
        <w:tag w:val="goog_rdk_191"/>
      </w:sdtPr>
      <w:sdtContent>
        <w:p w:rsidR="00000000" w:rsidDel="00000000" w:rsidP="00000000" w:rsidRDefault="00000000" w:rsidRPr="00000000" w14:paraId="0000007C">
          <w:pPr>
            <w:spacing w:line="360" w:lineRule="auto"/>
            <w:jc w:val="both"/>
            <w:rPr>
              <w:ins w:author="Jordi Ferrer Beltran" w:id="101" w:date="2025-08-30T04:11:00Z"/>
              <w:rFonts w:ascii="Times New Roman" w:cs="Times New Roman" w:eastAsia="Times New Roman" w:hAnsi="Times New Roman"/>
              <w:sz w:val="24"/>
              <w:szCs w:val="24"/>
            </w:rPr>
          </w:pPr>
          <w:sdt>
            <w:sdtPr>
              <w:id w:val="918602676"/>
              <w:tag w:val="goog_rdk_173"/>
            </w:sdtPr>
            <w:sdtContent>
              <w:del w:author="Jordi Ferrer Beltran" w:id="92" w:date="2025-08-30T04:09:00Z">
                <w:r w:rsidDel="00000000" w:rsidR="00000000" w:rsidRPr="00000000">
                  <w:rPr>
                    <w:rFonts w:ascii="Times New Roman" w:cs="Times New Roman" w:eastAsia="Times New Roman" w:hAnsi="Times New Roman"/>
                    <w:sz w:val="24"/>
                    <w:szCs w:val="24"/>
                    <w:rtl w:val="0"/>
                  </w:rPr>
                  <w:delText xml:space="preserve">Quizás es una cuestión observable como</w:delText>
                </w:r>
              </w:del>
            </w:sdtContent>
          </w:sdt>
          <w:sdt>
            <w:sdtPr>
              <w:id w:val="1416678140"/>
              <w:tag w:val="goog_rdk_174"/>
            </w:sdtPr>
            <w:sdtContent>
              <w:ins w:author="Jordi Ferrer Beltran" w:id="92" w:date="2025-08-30T04:09:00Z">
                <w:r w:rsidDel="00000000" w:rsidR="00000000" w:rsidRPr="00000000">
                  <w:rPr>
                    <w:rFonts w:ascii="Times New Roman" w:cs="Times New Roman" w:eastAsia="Times New Roman" w:hAnsi="Times New Roman"/>
                    <w:sz w:val="24"/>
                    <w:szCs w:val="24"/>
                    <w:rtl w:val="0"/>
                  </w:rPr>
                  <w:t xml:space="preserve">Podría decirse que estamos ante</w:t>
                </w:r>
              </w:ins>
            </w:sdtContent>
          </w:sdt>
          <w:r w:rsidDel="00000000" w:rsidR="00000000" w:rsidRPr="00000000">
            <w:rPr>
              <w:rFonts w:ascii="Times New Roman" w:cs="Times New Roman" w:eastAsia="Times New Roman" w:hAnsi="Times New Roman"/>
              <w:sz w:val="24"/>
              <w:szCs w:val="24"/>
              <w:rtl w:val="0"/>
            </w:rPr>
            <w:t xml:space="preserve"> un problema exclusiv</w:t>
          </w:r>
          <w:sdt>
            <w:sdtPr>
              <w:id w:val="-1548270734"/>
              <w:tag w:val="goog_rdk_175"/>
            </w:sdtPr>
            <w:sdtContent>
              <w:ins w:author="Jordi Ferrer Beltran" w:id="93" w:date="2025-08-30T04:09:00Z">
                <w:r w:rsidDel="00000000" w:rsidR="00000000" w:rsidRPr="00000000">
                  <w:rPr>
                    <w:rFonts w:ascii="Times New Roman" w:cs="Times New Roman" w:eastAsia="Times New Roman" w:hAnsi="Times New Roman"/>
                    <w:sz w:val="24"/>
                    <w:szCs w:val="24"/>
                    <w:rtl w:val="0"/>
                  </w:rPr>
                  <w:t xml:space="preserve">amente</w:t>
                </w:r>
              </w:ins>
            </w:sdtContent>
          </w:sdt>
          <w:sdt>
            <w:sdtPr>
              <w:id w:val="-1148363863"/>
              <w:tag w:val="goog_rdk_176"/>
            </w:sdtPr>
            <w:sdtContent>
              <w:del w:author="Jordi Ferrer Beltran" w:id="93" w:date="2025-08-30T04:09:00Z">
                <w:r w:rsidDel="00000000" w:rsidR="00000000" w:rsidRPr="00000000">
                  <w:rPr>
                    <w:rFonts w:ascii="Times New Roman" w:cs="Times New Roman" w:eastAsia="Times New Roman" w:hAnsi="Times New Roman"/>
                    <w:sz w:val="24"/>
                    <w:szCs w:val="24"/>
                    <w:rtl w:val="0"/>
                  </w:rPr>
                  <w:delText xml:space="preserve">o</w:delText>
                </w:r>
              </w:del>
            </w:sdtContent>
          </w:sdt>
          <w:r w:rsidDel="00000000" w:rsidR="00000000" w:rsidRPr="00000000">
            <w:rPr>
              <w:rFonts w:ascii="Times New Roman" w:cs="Times New Roman" w:eastAsia="Times New Roman" w:hAnsi="Times New Roman"/>
              <w:sz w:val="24"/>
              <w:szCs w:val="24"/>
              <w:rtl w:val="0"/>
            </w:rPr>
            <w:t xml:space="preserve"> </w:t>
          </w:r>
          <w:sdt>
            <w:sdtPr>
              <w:id w:val="-258182487"/>
              <w:tag w:val="goog_rdk_177"/>
            </w:sdtPr>
            <w:sdtContent>
              <w:del w:author="Jordi Ferrer Beltran" w:id="94" w:date="2025-08-30T04:09:00Z">
                <w:r w:rsidDel="00000000" w:rsidR="00000000" w:rsidRPr="00000000">
                  <w:rPr>
                    <w:rFonts w:ascii="Times New Roman" w:cs="Times New Roman" w:eastAsia="Times New Roman" w:hAnsi="Times New Roman"/>
                    <w:sz w:val="24"/>
                    <w:szCs w:val="24"/>
                    <w:rtl w:val="0"/>
                  </w:rPr>
                  <w:delText xml:space="preserve">de términos o expresiones</w:delText>
                </w:r>
              </w:del>
            </w:sdtContent>
          </w:sdt>
          <w:sdt>
            <w:sdtPr>
              <w:id w:val="-881100108"/>
              <w:tag w:val="goog_rdk_178"/>
            </w:sdtPr>
            <w:sdtContent>
              <w:ins w:author="Jordi Ferrer Beltran" w:id="94" w:date="2025-08-30T04:09:00Z">
                <w:r w:rsidDel="00000000" w:rsidR="00000000" w:rsidRPr="00000000">
                  <w:rPr>
                    <w:rFonts w:ascii="Times New Roman" w:cs="Times New Roman" w:eastAsia="Times New Roman" w:hAnsi="Times New Roman"/>
                    <w:sz w:val="24"/>
                    <w:szCs w:val="24"/>
                    <w:rtl w:val="0"/>
                  </w:rPr>
                  <w:t xml:space="preserve">terminológico, relativo a la diversidad de expresiones</w:t>
                </w:r>
              </w:ins>
            </w:sdtContent>
          </w:sdt>
          <w:r w:rsidDel="00000000" w:rsidR="00000000" w:rsidRPr="00000000">
            <w:rPr>
              <w:rFonts w:ascii="Times New Roman" w:cs="Times New Roman" w:eastAsia="Times New Roman" w:hAnsi="Times New Roman"/>
              <w:sz w:val="24"/>
              <w:szCs w:val="24"/>
              <w:rtl w:val="0"/>
            </w:rPr>
            <w:t xml:space="preserve"> que se utilizan para llamar al fenómeno de la prueba ilícita o de las ilicitudes probatorias; pero, en otro sentido, rebasa la simple cuestión terminológica para adentrarse en el problema relativo a </w:t>
          </w:r>
          <w:sdt>
            <w:sdtPr>
              <w:id w:val="-1795959179"/>
              <w:tag w:val="goog_rdk_179"/>
            </w:sdtPr>
            <w:sdtContent>
              <w:del w:author="Jordi Ferrer Beltran" w:id="95" w:date="2025-08-30T04:10:00Z">
                <w:r w:rsidDel="00000000" w:rsidR="00000000" w:rsidRPr="00000000">
                  <w:rPr>
                    <w:rFonts w:ascii="Times New Roman" w:cs="Times New Roman" w:eastAsia="Times New Roman" w:hAnsi="Times New Roman"/>
                    <w:sz w:val="24"/>
                    <w:szCs w:val="24"/>
                    <w:rtl w:val="0"/>
                  </w:rPr>
                  <w:delText xml:space="preserve">cómo </w:delText>
                </w:r>
              </w:del>
            </w:sdtContent>
          </w:sdt>
          <w:sdt>
            <w:sdtPr>
              <w:id w:val="2122606584"/>
              <w:tag w:val="goog_rdk_180"/>
            </w:sdtPr>
            <w:sdtContent>
              <w:ins w:author="Jordi Ferrer Beltran" w:id="95" w:date="2025-08-30T04:10:00Z">
                <w:r w:rsidDel="00000000" w:rsidR="00000000" w:rsidRPr="00000000">
                  <w:rPr>
                    <w:rFonts w:ascii="Times New Roman" w:cs="Times New Roman" w:eastAsia="Times New Roman" w:hAnsi="Times New Roman"/>
                    <w:sz w:val="24"/>
                    <w:szCs w:val="24"/>
                    <w:rtl w:val="0"/>
                  </w:rPr>
                  <w:t xml:space="preserve">qué </w:t>
                </w:r>
              </w:ins>
            </w:sdtContent>
          </w:sdt>
          <w:r w:rsidDel="00000000" w:rsidR="00000000" w:rsidRPr="00000000">
            <w:rPr>
              <w:rFonts w:ascii="Times New Roman" w:cs="Times New Roman" w:eastAsia="Times New Roman" w:hAnsi="Times New Roman"/>
              <w:sz w:val="24"/>
              <w:szCs w:val="24"/>
              <w:rtl w:val="0"/>
            </w:rPr>
            <w:t xml:space="preserve">se entiende </w:t>
          </w:r>
          <w:sdt>
            <w:sdtPr>
              <w:id w:val="-1112980248"/>
              <w:tag w:val="goog_rdk_181"/>
            </w:sdtPr>
            <w:sdtContent>
              <w:ins w:author="Jordi Ferrer Beltran" w:id="96" w:date="2025-08-30T04:10:00Z">
                <w:r w:rsidDel="00000000" w:rsidR="00000000" w:rsidRPr="00000000">
                  <w:rPr>
                    <w:rFonts w:ascii="Times New Roman" w:cs="Times New Roman" w:eastAsia="Times New Roman" w:hAnsi="Times New Roman"/>
                    <w:sz w:val="24"/>
                    <w:szCs w:val="24"/>
                    <w:rtl w:val="0"/>
                  </w:rPr>
                  <w:t xml:space="preserve">por</w:t>
                </w:r>
              </w:ins>
            </w:sdtContent>
          </w:sdt>
          <w:sdt>
            <w:sdtPr>
              <w:id w:val="1455143388"/>
              <w:tag w:val="goog_rdk_182"/>
            </w:sdtPr>
            <w:sdtContent>
              <w:del w:author="Jordi Ferrer Beltran" w:id="96" w:date="2025-08-30T04:10:00Z">
                <w:r w:rsidDel="00000000" w:rsidR="00000000" w:rsidRPr="00000000">
                  <w:rPr>
                    <w:rFonts w:ascii="Times New Roman" w:cs="Times New Roman" w:eastAsia="Times New Roman" w:hAnsi="Times New Roman"/>
                    <w:sz w:val="24"/>
                    <w:szCs w:val="24"/>
                    <w:rtl w:val="0"/>
                  </w:rPr>
                  <w:delText xml:space="preserve">la</w:delText>
                </w:r>
              </w:del>
            </w:sdtContent>
          </w:sdt>
          <w:r w:rsidDel="00000000" w:rsidR="00000000" w:rsidRPr="00000000">
            <w:rPr>
              <w:rFonts w:ascii="Times New Roman" w:cs="Times New Roman" w:eastAsia="Times New Roman" w:hAnsi="Times New Roman"/>
              <w:sz w:val="24"/>
              <w:szCs w:val="24"/>
              <w:rtl w:val="0"/>
            </w:rPr>
            <w:t xml:space="preserve"> prueba ilícita. En ambos casos se evidencia un problema relacionado con el concepto; de ahí </w:t>
          </w:r>
          <w:sdt>
            <w:sdtPr>
              <w:id w:val="-442507064"/>
              <w:tag w:val="goog_rdk_183"/>
            </w:sdtPr>
            <w:sdtContent>
              <w:ins w:author="Jordi Ferrer Beltran" w:id="97" w:date="2025-08-30T04:10:00Z">
                <w:r w:rsidDel="00000000" w:rsidR="00000000" w:rsidRPr="00000000">
                  <w:rPr>
                    <w:rFonts w:ascii="Times New Roman" w:cs="Times New Roman" w:eastAsia="Times New Roman" w:hAnsi="Times New Roman"/>
                    <w:sz w:val="24"/>
                    <w:szCs w:val="24"/>
                    <w:rtl w:val="0"/>
                  </w:rPr>
                  <w:t xml:space="preserve">mi</w:t>
                </w:r>
              </w:ins>
            </w:sdtContent>
          </w:sdt>
          <w:sdt>
            <w:sdtPr>
              <w:id w:val="2080426648"/>
              <w:tag w:val="goog_rdk_184"/>
            </w:sdtPr>
            <w:sdtContent>
              <w:del w:author="Jordi Ferrer Beltran" w:id="97" w:date="2025-08-30T04:10:00Z">
                <w:r w:rsidDel="00000000" w:rsidR="00000000" w:rsidRPr="00000000">
                  <w:rPr>
                    <w:rFonts w:ascii="Times New Roman" w:cs="Times New Roman" w:eastAsia="Times New Roman" w:hAnsi="Times New Roman"/>
                    <w:sz w:val="24"/>
                    <w:szCs w:val="24"/>
                    <w:rtl w:val="0"/>
                  </w:rPr>
                  <w:delText xml:space="preserve">el</w:delText>
                </w:r>
              </w:del>
            </w:sdtContent>
          </w:sdt>
          <w:r w:rsidDel="00000000" w:rsidR="00000000" w:rsidRPr="00000000">
            <w:rPr>
              <w:rFonts w:ascii="Times New Roman" w:cs="Times New Roman" w:eastAsia="Times New Roman" w:hAnsi="Times New Roman"/>
              <w:sz w:val="24"/>
              <w:szCs w:val="24"/>
              <w:rtl w:val="0"/>
            </w:rPr>
            <w:t xml:space="preserve"> interés </w:t>
          </w:r>
          <w:sdt>
            <w:sdtPr>
              <w:id w:val="-469108183"/>
              <w:tag w:val="goog_rdk_185"/>
            </w:sdtPr>
            <w:sdtContent>
              <w:del w:author="Jordi Ferrer Beltran" w:id="98" w:date="2025-08-30T04:10:00Z">
                <w:r w:rsidDel="00000000" w:rsidR="00000000" w:rsidRPr="00000000">
                  <w:rPr>
                    <w:rFonts w:ascii="Times New Roman" w:cs="Times New Roman" w:eastAsia="Times New Roman" w:hAnsi="Times New Roman"/>
                    <w:sz w:val="24"/>
                    <w:szCs w:val="24"/>
                    <w:rtl w:val="0"/>
                  </w:rPr>
                  <w:delText xml:space="preserve">de la autora </w:delText>
                </w:r>
              </w:del>
            </w:sdtContent>
          </w:sdt>
          <w:r w:rsidDel="00000000" w:rsidR="00000000" w:rsidRPr="00000000">
            <w:rPr>
              <w:rFonts w:ascii="Times New Roman" w:cs="Times New Roman" w:eastAsia="Times New Roman" w:hAnsi="Times New Roman"/>
              <w:sz w:val="24"/>
              <w:szCs w:val="24"/>
              <w:rtl w:val="0"/>
            </w:rPr>
            <w:t xml:space="preserve">por </w:t>
          </w:r>
          <w:sdt>
            <w:sdtPr>
              <w:id w:val="-633638656"/>
              <w:tag w:val="goog_rdk_186"/>
            </w:sdtPr>
            <w:sdtContent>
              <w:del w:author="Jordi Ferrer Beltran" w:id="99" w:date="2025-08-30T04:10:00Z">
                <w:r w:rsidDel="00000000" w:rsidR="00000000" w:rsidRPr="00000000">
                  <w:rPr>
                    <w:rFonts w:ascii="Times New Roman" w:cs="Times New Roman" w:eastAsia="Times New Roman" w:hAnsi="Times New Roman"/>
                    <w:sz w:val="24"/>
                    <w:szCs w:val="24"/>
                    <w:rtl w:val="0"/>
                  </w:rPr>
                  <w:delText xml:space="preserve">colocarle </w:delText>
                </w:r>
              </w:del>
            </w:sdtContent>
          </w:sdt>
          <w:sdt>
            <w:sdtPr>
              <w:id w:val="-66211831"/>
              <w:tag w:val="goog_rdk_187"/>
            </w:sdtPr>
            <w:sdtContent>
              <w:ins w:author="Jordi Ferrer Beltran" w:id="99" w:date="2025-08-30T04:10:00Z">
                <w:r w:rsidDel="00000000" w:rsidR="00000000" w:rsidRPr="00000000">
                  <w:rPr>
                    <w:rFonts w:ascii="Times New Roman" w:cs="Times New Roman" w:eastAsia="Times New Roman" w:hAnsi="Times New Roman"/>
                    <w:sz w:val="24"/>
                    <w:szCs w:val="24"/>
                    <w:rtl w:val="0"/>
                  </w:rPr>
                  <w:t xml:space="preserve">tomarlo </w:t>
                </w:r>
              </w:ins>
            </w:sdtContent>
          </w:sdt>
          <w:r w:rsidDel="00000000" w:rsidR="00000000" w:rsidRPr="00000000">
            <w:rPr>
              <w:rFonts w:ascii="Times New Roman" w:cs="Times New Roman" w:eastAsia="Times New Roman" w:hAnsi="Times New Roman"/>
              <w:sz w:val="24"/>
              <w:szCs w:val="24"/>
              <w:rtl w:val="0"/>
            </w:rPr>
            <w:t xml:space="preserve">como </w:t>
          </w:r>
          <w:sdt>
            <w:sdtPr>
              <w:id w:val="534022842"/>
              <w:tag w:val="goog_rdk_188"/>
            </w:sdtPr>
            <w:sdtContent>
              <w:del w:author="Jordi Ferrer Beltran" w:id="100" w:date="2025-08-30T04:11:00Z">
                <w:r w:rsidDel="00000000" w:rsidR="00000000" w:rsidRPr="00000000">
                  <w:rPr>
                    <w:rFonts w:ascii="Times New Roman" w:cs="Times New Roman" w:eastAsia="Times New Roman" w:hAnsi="Times New Roman"/>
                    <w:sz w:val="24"/>
                    <w:szCs w:val="24"/>
                    <w:rtl w:val="0"/>
                  </w:rPr>
                  <w:delText xml:space="preserve">basa </w:delText>
                </w:r>
              </w:del>
            </w:sdtContent>
          </w:sdt>
          <w:sdt>
            <w:sdtPr>
              <w:id w:val="1393853190"/>
              <w:tag w:val="goog_rdk_189"/>
            </w:sdtPr>
            <w:sdtContent>
              <w:ins w:author="Jordi Ferrer Beltran" w:id="100" w:date="2025-08-30T04:11:00Z">
                <w:r w:rsidDel="00000000" w:rsidR="00000000" w:rsidRPr="00000000">
                  <w:rPr>
                    <w:rFonts w:ascii="Times New Roman" w:cs="Times New Roman" w:eastAsia="Times New Roman" w:hAnsi="Times New Roman"/>
                    <w:sz w:val="24"/>
                    <w:szCs w:val="24"/>
                    <w:rtl w:val="0"/>
                  </w:rPr>
                  <w:t xml:space="preserve">punto de partida </w:t>
                </w:r>
              </w:ins>
            </w:sdtContent>
          </w:sdt>
          <w:r w:rsidDel="00000000" w:rsidR="00000000" w:rsidRPr="00000000">
            <w:rPr>
              <w:rFonts w:ascii="Times New Roman" w:cs="Times New Roman" w:eastAsia="Times New Roman" w:hAnsi="Times New Roman"/>
              <w:sz w:val="24"/>
              <w:szCs w:val="24"/>
              <w:rtl w:val="0"/>
            </w:rPr>
            <w:t xml:space="preserve">del presente estudio para, a continuación, establecer los sentidos en que se define la expresión «prueba ilícita» y con ello dar respuesta a muchas de las cuestiones hasta aquí planteadas.</w:t>
          </w:r>
          <w:sdt>
            <w:sdtPr>
              <w:id w:val="1567561973"/>
              <w:tag w:val="goog_rdk_190"/>
            </w:sdtPr>
            <w:sdtContent>
              <w:ins w:author="Jordi Ferrer Beltran" w:id="101" w:date="2025-08-30T04:11:00Z">
                <w:r w:rsidDel="00000000" w:rsidR="00000000" w:rsidRPr="00000000">
                  <w:rPr>
                    <w:rtl w:val="0"/>
                  </w:rPr>
                </w:r>
              </w:ins>
            </w:sdtContent>
          </w:sdt>
        </w:p>
      </w:sdtContent>
    </w:sdt>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1.1.2. Los sentidos en que se define la prueba ilícita</w:t>
      </w:r>
      <w:sdt>
        <w:sdtPr>
          <w:id w:val="191988359"/>
          <w:tag w:val="goog_rdk_192"/>
        </w:sdtPr>
        <w:sdtContent>
          <w:del w:author="Jordi Ferrer Beltran" w:id="102" w:date="2025-08-30T04:11:00Z">
            <w:r w:rsidDel="00000000" w:rsidR="00000000" w:rsidRPr="00000000">
              <w:rPr>
                <w:rFonts w:ascii="Times New Roman" w:cs="Times New Roman" w:eastAsia="Times New Roman" w:hAnsi="Times New Roman"/>
                <w:b w:val="1"/>
                <w:sz w:val="24"/>
                <w:szCs w:val="24"/>
                <w:rtl w:val="0"/>
              </w:rPr>
              <w:delText xml:space="preserve">.</w:delText>
            </w:r>
          </w:del>
        </w:sdtContent>
      </w:sdt>
      <w:r w:rsidDel="00000000" w:rsidR="00000000" w:rsidRPr="00000000">
        <w:rPr>
          <w:rtl w:val="0"/>
        </w:rPr>
      </w:r>
    </w:p>
    <w:sdt>
      <w:sdtPr>
        <w:id w:val="779836705"/>
        <w:tag w:val="goog_rdk_195"/>
      </w:sdtPr>
      <w:sdtContent>
        <w:p w:rsidR="00000000" w:rsidDel="00000000" w:rsidP="00000000" w:rsidRDefault="00000000" w:rsidRPr="00000000" w14:paraId="0000007F">
          <w:pPr>
            <w:spacing w:line="360" w:lineRule="auto"/>
            <w:jc w:val="both"/>
            <w:rPr>
              <w:ins w:author="Jordi Ferrer Beltran" w:id="103" w:date="2025-08-30T04:11:00Z"/>
              <w:rFonts w:ascii="Times New Roman" w:cs="Times New Roman" w:eastAsia="Times New Roman" w:hAnsi="Times New Roman"/>
              <w:color w:val="000000"/>
              <w:sz w:val="24"/>
              <w:szCs w:val="24"/>
            </w:rPr>
          </w:pPr>
          <w:sdt>
            <w:sdtPr>
              <w:id w:val="1432090263"/>
              <w:tag w:val="goog_rdk_194"/>
            </w:sdtPr>
            <w:sdtContent>
              <w:ins w:author="Jordi Ferrer Beltran" w:id="103" w:date="2025-08-30T04:11:00Z">
                <w:r w:rsidDel="00000000" w:rsidR="00000000" w:rsidRPr="00000000">
                  <w:rPr>
                    <w:rtl w:val="0"/>
                  </w:rPr>
                </w:r>
              </w:ins>
            </w:sdtContent>
          </w:sdt>
        </w:p>
      </w:sdtContent>
    </w:sdt>
    <w:p w:rsidR="00000000" w:rsidDel="00000000" w:rsidP="00000000" w:rsidRDefault="00000000" w:rsidRPr="00000000" w14:paraId="0000008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Qué se entiende en general por prueba ilícita es un punto esencial en el análisis conceptual que se viene desarrollando y ello obliga a distinguir enfoques que plantean argumentos disímiles. La presentación de los enfoques tiene como fin continuar con el análisis conceptual a partir de un estudio de los sistemas jurídicos</w:t>
      </w:r>
      <w:r w:rsidDel="00000000" w:rsidR="00000000" w:rsidRPr="00000000">
        <w:rPr>
          <w:rFonts w:ascii="Times New Roman" w:cs="Times New Roman" w:eastAsia="Times New Roman" w:hAnsi="Times New Roman"/>
          <w:color w:val="000000"/>
          <w:sz w:val="24"/>
          <w:szCs w:val="24"/>
          <w:vertAlign w:val="superscript"/>
        </w:rPr>
        <w:footnoteReference w:customMarkFollows="0" w:id="51"/>
      </w:r>
      <w:r w:rsidDel="00000000" w:rsidR="00000000" w:rsidRPr="00000000">
        <w:rPr>
          <w:rFonts w:ascii="Times New Roman" w:cs="Times New Roman" w:eastAsia="Times New Roman" w:hAnsi="Times New Roman"/>
          <w:color w:val="000000"/>
          <w:sz w:val="24"/>
          <w:szCs w:val="24"/>
          <w:rtl w:val="0"/>
        </w:rPr>
        <w:t xml:space="preserve">, la doctrina y la jurisprudencia</w:t>
      </w:r>
      <w:r w:rsidDel="00000000" w:rsidR="00000000" w:rsidRPr="00000000">
        <w:rPr>
          <w:rFonts w:ascii="Times New Roman" w:cs="Times New Roman" w:eastAsia="Times New Roman" w:hAnsi="Times New Roman"/>
          <w:color w:val="000000"/>
          <w:sz w:val="24"/>
          <w:szCs w:val="24"/>
          <w:vertAlign w:val="superscript"/>
        </w:rPr>
        <w:footnoteReference w:customMarkFollows="0" w:id="52"/>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primero de los enfoques o puntos de vista</w:t>
      </w:r>
      <w:sdt>
        <w:sdtPr>
          <w:id w:val="103757106"/>
          <w:tag w:val="goog_rdk_196"/>
        </w:sdtPr>
        <w:sdtContent>
          <w:del w:author="Jordi Ferrer Beltran" w:id="104" w:date="2025-08-30T04:13:00Z">
            <w:r w:rsidDel="00000000" w:rsidR="00000000" w:rsidRPr="00000000">
              <w:rPr>
                <w:rFonts w:ascii="Times New Roman" w:cs="Times New Roman" w:eastAsia="Times New Roman" w:hAnsi="Times New Roman"/>
                <w:color w:val="000000"/>
                <w:sz w:val="24"/>
                <w:szCs w:val="24"/>
                <w:rtl w:val="0"/>
              </w:rPr>
              <w:delText xml:space="preserve"> le</w:delText>
            </w:r>
          </w:del>
        </w:sdtContent>
      </w:sdt>
      <w:r w:rsidDel="00000000" w:rsidR="00000000" w:rsidRPr="00000000">
        <w:rPr>
          <w:rFonts w:ascii="Times New Roman" w:cs="Times New Roman" w:eastAsia="Times New Roman" w:hAnsi="Times New Roman"/>
          <w:color w:val="000000"/>
          <w:sz w:val="24"/>
          <w:szCs w:val="24"/>
          <w:rtl w:val="0"/>
        </w:rPr>
        <w:t xml:space="preserve"> concibe </w:t>
      </w:r>
      <w:sdt>
        <w:sdtPr>
          <w:id w:val="-1430071452"/>
          <w:tag w:val="goog_rdk_197"/>
        </w:sdtPr>
        <w:sdtContent>
          <w:ins w:author="Jordi Ferrer Beltran" w:id="105" w:date="2025-08-30T04:13:00Z">
            <w:r w:rsidDel="00000000" w:rsidR="00000000" w:rsidRPr="00000000">
              <w:rPr>
                <w:rFonts w:ascii="Times New Roman" w:cs="Times New Roman" w:eastAsia="Times New Roman" w:hAnsi="Times New Roman"/>
                <w:color w:val="000000"/>
                <w:sz w:val="24"/>
                <w:szCs w:val="24"/>
                <w:rtl w:val="0"/>
              </w:rPr>
              <w:t xml:space="preserve">la prueba ilícita </w:t>
            </w:r>
          </w:ins>
        </w:sdtContent>
      </w:sdt>
      <w:r w:rsidDel="00000000" w:rsidR="00000000" w:rsidRPr="00000000">
        <w:rPr>
          <w:rFonts w:ascii="Times New Roman" w:cs="Times New Roman" w:eastAsia="Times New Roman" w:hAnsi="Times New Roman"/>
          <w:color w:val="000000"/>
          <w:sz w:val="24"/>
          <w:szCs w:val="24"/>
          <w:rtl w:val="0"/>
        </w:rPr>
        <w:t xml:space="preserve">como aquella obtenida mediante violación de derechos fundamentales. En cambio, un segundo punto de vista plantea que es aquella resultante de la vulneración de normas del ordenamiento jurídico. </w:t>
      </w:r>
    </w:p>
    <w:sdt>
      <w:sdtPr>
        <w:id w:val="-254013056"/>
        <w:tag w:val="goog_rdk_199"/>
      </w:sdtPr>
      <w:sdtContent>
        <w:p w:rsidR="00000000" w:rsidDel="00000000" w:rsidP="00000000" w:rsidRDefault="00000000" w:rsidRPr="00000000" w14:paraId="00000082">
          <w:pPr>
            <w:spacing w:line="360" w:lineRule="auto"/>
            <w:jc w:val="both"/>
            <w:rPr>
              <w:ins w:author="Jordi Ferrer Beltran" w:id="106" w:date="2025-08-30T04:11:00Z"/>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siguiente sub-epígrafe aborda el primero de los enfoques. Para el análisis se tienen en cuenta los debates existentes en la doctrina y la jurisprudencia, en el marco de los cuales se analizan algunas cuestiones tales como: a) la concepción general de derechos fundamentales, b) problema de identificación de los derechos fundamentales en su aplicación a casos concretos de prueba ilícita, entre otros aspectos.</w:t>
          </w:r>
          <w:sdt>
            <w:sdtPr>
              <w:id w:val="-438864933"/>
              <w:tag w:val="goog_rdk_198"/>
            </w:sdtPr>
            <w:sdtContent>
              <w:ins w:author="Jordi Ferrer Beltran" w:id="106" w:date="2025-08-30T04:11:00Z">
                <w:r w:rsidDel="00000000" w:rsidR="00000000" w:rsidRPr="00000000">
                  <w:rPr>
                    <w:rtl w:val="0"/>
                  </w:rPr>
                </w:r>
              </w:ins>
            </w:sdtContent>
          </w:sdt>
        </w:p>
      </w:sdtContent>
    </w:sdt>
    <w:p w:rsidR="00000000" w:rsidDel="00000000" w:rsidP="00000000" w:rsidRDefault="00000000" w:rsidRPr="00000000" w14:paraId="00000083">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1.1.2.1. </w:t>
      </w:r>
      <w:sdt>
        <w:sdtPr>
          <w:id w:val="1476530398"/>
          <w:tag w:val="goog_rdk_200"/>
        </w:sdtPr>
        <w:sdtContent>
          <w:ins w:author="Jordi Ferrer Beltran" w:id="107" w:date="2025-08-30T05:10:00Z">
            <w:r w:rsidDel="00000000" w:rsidR="00000000" w:rsidRPr="00000000">
              <w:rPr>
                <w:rFonts w:ascii="Times New Roman" w:cs="Times New Roman" w:eastAsia="Times New Roman" w:hAnsi="Times New Roman"/>
                <w:b w:val="1"/>
                <w:sz w:val="24"/>
                <w:szCs w:val="24"/>
                <w:rtl w:val="0"/>
              </w:rPr>
              <w:t xml:space="preserve">La prueba ilícita c</w:t>
            </w:r>
          </w:ins>
        </w:sdtContent>
      </w:sdt>
      <w:sdt>
        <w:sdtPr>
          <w:id w:val="1424702119"/>
          <w:tag w:val="goog_rdk_201"/>
        </w:sdtPr>
        <w:sdtContent>
          <w:del w:author="Jordi Ferrer Beltran" w:id="107" w:date="2025-08-30T05:10:00Z">
            <w:r w:rsidDel="00000000" w:rsidR="00000000" w:rsidRPr="00000000">
              <w:rPr>
                <w:rFonts w:ascii="Times New Roman" w:cs="Times New Roman" w:eastAsia="Times New Roman" w:hAnsi="Times New Roman"/>
                <w:b w:val="1"/>
                <w:sz w:val="24"/>
                <w:szCs w:val="24"/>
                <w:rtl w:val="0"/>
              </w:rPr>
              <w:delText xml:space="preserve">C</w:delText>
            </w:r>
          </w:del>
        </w:sdtContent>
      </w:sdt>
      <w:r w:rsidDel="00000000" w:rsidR="00000000" w:rsidRPr="00000000">
        <w:rPr>
          <w:rFonts w:ascii="Times New Roman" w:cs="Times New Roman" w:eastAsia="Times New Roman" w:hAnsi="Times New Roman"/>
          <w:b w:val="1"/>
          <w:sz w:val="24"/>
          <w:szCs w:val="24"/>
          <w:rtl w:val="0"/>
        </w:rPr>
        <w:t xml:space="preserve">omo producto de la violación de derechos fundamentales</w:t>
      </w:r>
      <w:sdt>
        <w:sdtPr>
          <w:id w:val="-1983950006"/>
          <w:tag w:val="goog_rdk_202"/>
        </w:sdtPr>
        <w:sdtContent>
          <w:del w:author="Jordi Ferrer Beltran" w:id="108" w:date="2025-08-30T04:11:00Z">
            <w:r w:rsidDel="00000000" w:rsidR="00000000" w:rsidRPr="00000000">
              <w:rPr>
                <w:rFonts w:ascii="Times New Roman" w:cs="Times New Roman" w:eastAsia="Times New Roman" w:hAnsi="Times New Roman"/>
                <w:b w:val="1"/>
                <w:sz w:val="24"/>
                <w:szCs w:val="24"/>
                <w:rtl w:val="0"/>
              </w:rPr>
              <w:delText xml:space="preserve">.</w:delText>
            </w:r>
          </w:del>
        </w:sdtContent>
      </w:sdt>
      <w:r w:rsidDel="00000000" w:rsidR="00000000" w:rsidRPr="00000000">
        <w:rPr>
          <w:rtl w:val="0"/>
        </w:rPr>
      </w:r>
    </w:p>
    <w:sdt>
      <w:sdtPr>
        <w:id w:val="2002810781"/>
        <w:tag w:val="goog_rdk_205"/>
      </w:sdtPr>
      <w:sdtContent>
        <w:p w:rsidR="00000000" w:rsidDel="00000000" w:rsidP="00000000" w:rsidRDefault="00000000" w:rsidRPr="00000000" w14:paraId="00000085">
          <w:pPr>
            <w:spacing w:line="360" w:lineRule="auto"/>
            <w:jc w:val="both"/>
            <w:rPr>
              <w:ins w:author="Jordi Ferrer Beltran" w:id="109" w:date="2025-08-30T04:11:00Z"/>
              <w:rFonts w:ascii="Times New Roman" w:cs="Times New Roman" w:eastAsia="Times New Roman" w:hAnsi="Times New Roman"/>
              <w:sz w:val="24"/>
              <w:szCs w:val="24"/>
            </w:rPr>
          </w:pPr>
          <w:sdt>
            <w:sdtPr>
              <w:id w:val="1269760450"/>
              <w:tag w:val="goog_rdk_204"/>
            </w:sdtPr>
            <w:sdtContent>
              <w:ins w:author="Jordi Ferrer Beltran" w:id="109" w:date="2025-08-30T04:11:00Z">
                <w:r w:rsidDel="00000000" w:rsidR="00000000" w:rsidRPr="00000000">
                  <w:rPr>
                    <w:rtl w:val="0"/>
                  </w:rPr>
                </w:r>
              </w:ins>
            </w:sdtContent>
          </w:sdt>
        </w:p>
      </w:sdtContent>
    </w:sdt>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ha visto, para un sector de la doctrina la prueba ilícita es aquella que se obtiene mediante violación de derechos fundamentales</w:t>
      </w:r>
      <w:r w:rsidDel="00000000" w:rsidR="00000000" w:rsidRPr="00000000">
        <w:rPr>
          <w:rFonts w:ascii="Times New Roman" w:cs="Times New Roman" w:eastAsia="Times New Roman" w:hAnsi="Times New Roman"/>
          <w:sz w:val="24"/>
          <w:szCs w:val="24"/>
          <w:vertAlign w:val="superscript"/>
        </w:rPr>
        <w:footnoteReference w:customMarkFollows="0" w:id="53"/>
      </w:r>
      <w:r w:rsidDel="00000000" w:rsidR="00000000" w:rsidRPr="00000000">
        <w:rPr>
          <w:rFonts w:ascii="Times New Roman" w:cs="Times New Roman" w:eastAsia="Times New Roman" w:hAnsi="Times New Roman"/>
          <w:sz w:val="24"/>
          <w:szCs w:val="24"/>
          <w:rtl w:val="0"/>
        </w:rPr>
        <w:t xml:space="preserve">. Uno de los principales exponentes de esta postura es </w:t>
      </w:r>
      <w:r w:rsidDel="00000000" w:rsidR="00000000" w:rsidRPr="00000000">
        <w:rPr>
          <w:rFonts w:ascii="Times New Roman" w:cs="Times New Roman" w:eastAsia="Times New Roman" w:hAnsi="Times New Roman"/>
          <w:smallCaps w:val="1"/>
          <w:sz w:val="24"/>
          <w:szCs w:val="24"/>
          <w:rtl w:val="0"/>
        </w:rPr>
        <w:t xml:space="preserve">Miranda Estrampes, </w:t>
      </w:r>
      <w:r w:rsidDel="00000000" w:rsidR="00000000" w:rsidRPr="00000000">
        <w:rPr>
          <w:rFonts w:ascii="Times New Roman" w:cs="Times New Roman" w:eastAsia="Times New Roman" w:hAnsi="Times New Roman"/>
          <w:sz w:val="24"/>
          <w:szCs w:val="24"/>
          <w:rtl w:val="0"/>
        </w:rPr>
        <w:t xml:space="preserve">quien asevera</w:t>
      </w:r>
      <w:sdt>
        <w:sdtPr>
          <w:id w:val="-1657122344"/>
          <w:tag w:val="goog_rdk_206"/>
        </w:sdtPr>
        <w:sdtContent>
          <w:ins w:author="Jordi Ferrer Beltran" w:id="110" w:date="2025-08-30T04:27: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tl w:val="0"/>
        </w:rPr>
      </w:r>
    </w:p>
    <w:p w:rsidR="00000000" w:rsidDel="00000000" w:rsidP="00000000" w:rsidRDefault="00000000" w:rsidRPr="00000000" w14:paraId="00000087">
      <w:pPr>
        <w:spacing w:line="36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prueba ilícita debe entenderse aquella prueba obtenida y/o practicada con vulneración de derechos fundamentales (</w:t>
      </w:r>
      <w:r w:rsidDel="00000000" w:rsidR="00000000" w:rsidRPr="00000000">
        <w:rPr>
          <w:rFonts w:ascii="Times New Roman" w:cs="Times New Roman" w:eastAsia="Times New Roman" w:hAnsi="Times New Roman"/>
          <w:smallCaps w:val="1"/>
          <w:rtl w:val="0"/>
        </w:rPr>
        <w:t xml:space="preserve">Miranda Estrampes</w:t>
      </w:r>
      <w:r w:rsidDel="00000000" w:rsidR="00000000" w:rsidRPr="00000000">
        <w:rPr>
          <w:rFonts w:ascii="Times New Roman" w:cs="Times New Roman" w:eastAsia="Times New Roman" w:hAnsi="Times New Roman"/>
          <w:rtl w:val="0"/>
        </w:rPr>
        <w:t xml:space="preserve">, 2010: 133).</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perspectiva se puede ver sustentada en dos argumentos, por un lado, el que se refiere a la defensa del ideal del Estado democrático de Derecho; y, por otro, el que plantea el derecho a utilizar medios de prueba pertinentes para la defensa. El primero de estos argumentos que se basa en el ideal del Estado democrático de Derecho refiere que existen razones para declarar una prueba como ilícita </w:t>
      </w:r>
      <w:sdt>
        <w:sdtPr>
          <w:id w:val="-1291947111"/>
          <w:tag w:val="goog_rdk_207"/>
        </w:sdtPr>
        <w:sdtContent>
          <w:del w:author="Jordi Ferrer Beltran" w:id="111" w:date="2025-08-30T04:27:00Z">
            <w:r w:rsidDel="00000000" w:rsidR="00000000" w:rsidRPr="00000000">
              <w:rPr>
                <w:rFonts w:ascii="Times New Roman" w:cs="Times New Roman" w:eastAsia="Times New Roman" w:hAnsi="Times New Roman"/>
                <w:sz w:val="24"/>
                <w:szCs w:val="24"/>
                <w:rtl w:val="0"/>
              </w:rPr>
              <w:delText xml:space="preserve">en tanto</w:delText>
            </w:r>
          </w:del>
        </w:sdtContent>
      </w:sdt>
      <w:sdt>
        <w:sdtPr>
          <w:id w:val="1676226918"/>
          <w:tag w:val="goog_rdk_208"/>
        </w:sdtPr>
        <w:sdtContent>
          <w:ins w:author="Jordi Ferrer Beltran" w:id="111" w:date="2025-08-30T04:27:00Z">
            <w:r w:rsidDel="00000000" w:rsidR="00000000" w:rsidRPr="00000000">
              <w:rPr>
                <w:rFonts w:ascii="Times New Roman" w:cs="Times New Roman" w:eastAsia="Times New Roman" w:hAnsi="Times New Roman"/>
                <w:sz w:val="24"/>
                <w:szCs w:val="24"/>
                <w:rtl w:val="0"/>
              </w:rPr>
              <w:t xml:space="preserve">ya que</w:t>
            </w:r>
          </w:ins>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line="36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Desde planteamientos democráticos es inadmisible o muy difícil asumir como válidos los resultados derivados de actos contrarios a los derechos fundamentales. No hacerlo así, y considerarlos lícitos, sería tanto como reducir a mero formalismo su eficacia, puesto que la respuesta penal, civil o disciplinaria frente a los autores de actos contrarios a derechos fundamentales no es totalmente satisfactoria y, por supuesto, no garantiza la idoneidad de una investigación (</w:t>
      </w:r>
      <w:r w:rsidDel="00000000" w:rsidR="00000000" w:rsidRPr="00000000">
        <w:rPr>
          <w:rFonts w:ascii="Times New Roman" w:cs="Times New Roman" w:eastAsia="Times New Roman" w:hAnsi="Times New Roman"/>
          <w:smallCaps w:val="1"/>
          <w:rtl w:val="0"/>
        </w:rPr>
        <w:t xml:space="preserve">Asencio Mellado</w:t>
      </w:r>
      <w:r w:rsidDel="00000000" w:rsidR="00000000" w:rsidRPr="00000000">
        <w:rPr>
          <w:rFonts w:ascii="Times New Roman" w:cs="Times New Roman" w:eastAsia="Times New Roman" w:hAnsi="Times New Roman"/>
          <w:rtl w:val="0"/>
        </w:rPr>
        <w:t xml:space="preserve">, 1990: 246).</w:t>
      </w: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primer argumento se sostiene en la denominada «concepción democrática de los derechos fundamentales»</w:t>
      </w:r>
      <w:r w:rsidDel="00000000" w:rsidR="00000000" w:rsidRPr="00000000">
        <w:rPr>
          <w:rFonts w:ascii="Times New Roman" w:cs="Times New Roman" w:eastAsia="Times New Roman" w:hAnsi="Times New Roman"/>
          <w:smallCaps w:val="1"/>
          <w:sz w:val="24"/>
          <w:szCs w:val="24"/>
          <w:vertAlign w:val="superscript"/>
        </w:rPr>
        <w:footnoteReference w:customMarkFollows="0" w:id="54"/>
      </w:r>
      <w:r w:rsidDel="00000000" w:rsidR="00000000" w:rsidRPr="00000000">
        <w:rPr>
          <w:rFonts w:ascii="Times New Roman" w:cs="Times New Roman" w:eastAsia="Times New Roman" w:hAnsi="Times New Roman"/>
          <w:sz w:val="24"/>
          <w:szCs w:val="24"/>
          <w:rtl w:val="0"/>
        </w:rPr>
        <w:t xml:space="preserve">, para la cual esos derechos tienen también un aspecto democrático. Así lo afirma </w:t>
      </w:r>
      <w:r w:rsidDel="00000000" w:rsidR="00000000" w:rsidRPr="00000000">
        <w:rPr>
          <w:rFonts w:ascii="Times New Roman" w:cs="Times New Roman" w:eastAsia="Times New Roman" w:hAnsi="Times New Roman"/>
          <w:smallCaps w:val="1"/>
          <w:sz w:val="24"/>
          <w:szCs w:val="24"/>
          <w:rtl w:val="0"/>
        </w:rPr>
        <w:t xml:space="preserve">Bustamante Alarcón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line="36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los derechos fundamentales además de tener un aspecto personal y privado, tienen un aspecto democrático y público que los convierte en condición misma de la democracia, pues sin su reconocimiento y ejercicio la democracia no puede existir como sistema político […] (</w:t>
      </w:r>
      <w:r w:rsidDel="00000000" w:rsidR="00000000" w:rsidRPr="00000000">
        <w:rPr>
          <w:rFonts w:ascii="Times New Roman" w:cs="Times New Roman" w:eastAsia="Times New Roman" w:hAnsi="Times New Roman"/>
          <w:smallCaps w:val="1"/>
          <w:rtl w:val="0"/>
        </w:rPr>
        <w:t xml:space="preserve">Bustamante Alarcón</w:t>
      </w:r>
      <w:r w:rsidDel="00000000" w:rsidR="00000000" w:rsidRPr="00000000">
        <w:rPr>
          <w:rFonts w:ascii="Times New Roman" w:cs="Times New Roman" w:eastAsia="Times New Roman" w:hAnsi="Times New Roman"/>
          <w:rtl w:val="0"/>
        </w:rPr>
        <w:t xml:space="preserve">, 2018: 62).</w:t>
      </w: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posición defiende una determinada noción del Estado democrático de Derecho en la que los derechos fundamentales constituyen un elemento esencial. La idea es que justamente </w:t>
      </w:r>
      <w:sdt>
        <w:sdtPr>
          <w:id w:val="-1852335839"/>
          <w:tag w:val="goog_rdk_209"/>
        </w:sdtPr>
        <w:sdtContent>
          <w:del w:author="Jordi Ferrer Beltran" w:id="112" w:date="2025-08-30T04:28:00Z">
            <w:r w:rsidDel="00000000" w:rsidR="00000000" w:rsidRPr="00000000">
              <w:rPr>
                <w:rFonts w:ascii="Times New Roman" w:cs="Times New Roman" w:eastAsia="Times New Roman" w:hAnsi="Times New Roman"/>
                <w:sz w:val="24"/>
                <w:szCs w:val="24"/>
                <w:rtl w:val="0"/>
              </w:rPr>
              <w:delText xml:space="preserve">la presencia</w:delText>
            </w:r>
          </w:del>
        </w:sdtContent>
      </w:sdt>
      <w:sdt>
        <w:sdtPr>
          <w:id w:val="738698706"/>
          <w:tag w:val="goog_rdk_210"/>
        </w:sdtPr>
        <w:sdtContent>
          <w:ins w:author="Jordi Ferrer Beltran" w:id="112" w:date="2025-08-30T04:28:00Z">
            <w:r w:rsidDel="00000000" w:rsidR="00000000" w:rsidRPr="00000000">
              <w:rPr>
                <w:rFonts w:ascii="Times New Roman" w:cs="Times New Roman" w:eastAsia="Times New Roman" w:hAnsi="Times New Roman"/>
                <w:sz w:val="24"/>
                <w:szCs w:val="24"/>
                <w:rtl w:val="0"/>
              </w:rPr>
              <w:t xml:space="preserve">el reconocimiento</w:t>
            </w:r>
          </w:ins>
        </w:sdtContent>
      </w:sdt>
      <w:r w:rsidDel="00000000" w:rsidR="00000000" w:rsidRPr="00000000">
        <w:rPr>
          <w:rFonts w:ascii="Times New Roman" w:cs="Times New Roman" w:eastAsia="Times New Roman" w:hAnsi="Times New Roman"/>
          <w:sz w:val="24"/>
          <w:szCs w:val="24"/>
          <w:rtl w:val="0"/>
        </w:rPr>
        <w:t xml:space="preserve"> de los derechos fundamentales caracteriza el funcionamiento de un específico modo de articulación y ejercicio del poder político por parte de un Estado democrático de Derecho. </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4"/>
          <w:szCs w:val="24"/>
          <w:rtl w:val="0"/>
        </w:rPr>
        <w:t xml:space="preserve">Asencio Mellado</w:t>
      </w:r>
      <w:r w:rsidDel="00000000" w:rsidR="00000000" w:rsidRPr="00000000">
        <w:rPr>
          <w:rFonts w:ascii="Times New Roman" w:cs="Times New Roman" w:eastAsia="Times New Roman" w:hAnsi="Times New Roman"/>
          <w:sz w:val="24"/>
          <w:szCs w:val="24"/>
          <w:rtl w:val="0"/>
        </w:rPr>
        <w:t xml:space="preserve"> se refiere a la «validez» como uno de los aspectos de especial importancia </w:t>
      </w:r>
      <w:sdt>
        <w:sdtPr>
          <w:id w:val="-1167429220"/>
          <w:tag w:val="goog_rdk_211"/>
        </w:sdtPr>
        <w:sdtContent>
          <w:del w:author="Jordi Ferrer Beltran" w:id="113" w:date="2025-08-30T04:29:00Z">
            <w:r w:rsidDel="00000000" w:rsidR="00000000" w:rsidRPr="00000000">
              <w:rPr>
                <w:rFonts w:ascii="Times New Roman" w:cs="Times New Roman" w:eastAsia="Times New Roman" w:hAnsi="Times New Roman"/>
                <w:sz w:val="24"/>
                <w:szCs w:val="24"/>
                <w:rtl w:val="0"/>
              </w:rPr>
              <w:delText xml:space="preserve">para </w:delText>
            </w:r>
          </w:del>
        </w:sdtContent>
      </w:sdt>
      <w:sdt>
        <w:sdtPr>
          <w:id w:val="-227669727"/>
          <w:tag w:val="goog_rdk_212"/>
        </w:sdtPr>
        <w:sdtContent>
          <w:ins w:author="Jordi Ferrer Beltran" w:id="113" w:date="2025-08-30T04:29:00Z">
            <w:r w:rsidDel="00000000" w:rsidR="00000000" w:rsidRPr="00000000">
              <w:rPr>
                <w:rFonts w:ascii="Times New Roman" w:cs="Times New Roman" w:eastAsia="Times New Roman" w:hAnsi="Times New Roman"/>
                <w:sz w:val="24"/>
                <w:szCs w:val="24"/>
                <w:rtl w:val="0"/>
              </w:rPr>
              <w:t xml:space="preserve">a </w:t>
            </w:r>
          </w:ins>
        </w:sdtContent>
      </w:sdt>
      <w:r w:rsidDel="00000000" w:rsidR="00000000" w:rsidRPr="00000000">
        <w:rPr>
          <w:rFonts w:ascii="Times New Roman" w:cs="Times New Roman" w:eastAsia="Times New Roman" w:hAnsi="Times New Roman"/>
          <w:sz w:val="24"/>
          <w:szCs w:val="24"/>
          <w:rtl w:val="0"/>
        </w:rPr>
        <w:t xml:space="preserve">tener en cuenta en relación con los actos resultantes de la violación de derechos fundamentales. En este sentido</w:t>
      </w:r>
      <w:sdt>
        <w:sdtPr>
          <w:id w:val="1179029105"/>
          <w:tag w:val="goog_rdk_213"/>
        </w:sdtPr>
        <w:sdtContent>
          <w:ins w:author="Jordi Ferrer Beltran" w:id="114" w:date="2025-08-30T04:29: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la validez va de la mano con la legitimidad, y ello se debe, en parte, a la propia prohibición que tiene el Estado de violar esos derechos fundamentales. Un sistema democrático no debe permitir actos contrarios a los derechos fundamentales, ya que esos derechos son uno de sus componentes esenciales</w:t>
      </w:r>
      <w:r w:rsidDel="00000000" w:rsidR="00000000" w:rsidRPr="00000000">
        <w:rPr>
          <w:rFonts w:ascii="Times New Roman" w:cs="Times New Roman" w:eastAsia="Times New Roman" w:hAnsi="Times New Roman"/>
          <w:sz w:val="24"/>
          <w:szCs w:val="24"/>
          <w:vertAlign w:val="superscript"/>
        </w:rPr>
        <w:footnoteReference w:customMarkFollows="0" w:id="5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traer este tema específico de la defensa del Estado democrático de Derecho a los debates sobre prueba ilícita, supone que es la vulneración de alguno de esos derechos lo que puede resultar en una prueba ilícita. El punto en discusión acá es si se deberían o no calificar como válidas las pruebas que resulten de actos contrarios a esos derechos fundamentales, pues entenderlas como tal afectaría ese ejercicio de la democracia, y con ello se afectarían también las bases del Estado democrático de Derecho. </w:t>
      </w:r>
      <w:r w:rsidDel="00000000" w:rsidR="00000000" w:rsidRPr="00000000">
        <w:rPr>
          <w:rFonts w:ascii="Times New Roman" w:cs="Times New Roman" w:eastAsia="Times New Roman" w:hAnsi="Times New Roman"/>
          <w:smallCaps w:val="1"/>
          <w:sz w:val="24"/>
          <w:szCs w:val="24"/>
          <w:rtl w:val="0"/>
        </w:rPr>
        <w:t xml:space="preserve">Miranda Estrampes</w:t>
      </w:r>
      <w:r w:rsidDel="00000000" w:rsidR="00000000" w:rsidRPr="00000000">
        <w:rPr>
          <w:rFonts w:ascii="Times New Roman" w:cs="Times New Roman" w:eastAsia="Times New Roman" w:hAnsi="Times New Roman"/>
          <w:sz w:val="24"/>
          <w:szCs w:val="24"/>
          <w:rtl w:val="0"/>
        </w:rPr>
        <w:t xml:space="preserve"> sintetiza estas ideas afirmando que el Estado democrático de Derecho no puede permitirse el hecho de admitir y valorar pruebas obtenidas con vulneración de derechos fundamentales</w:t>
      </w:r>
      <w:sdt>
        <w:sdtPr>
          <w:id w:val="1520109579"/>
          <w:tag w:val="goog_rdk_214"/>
        </w:sdtPr>
        <w:sdtContent>
          <w:ins w:author="Jordi Ferrer Beltran" w:id="115" w:date="2025-08-30T04:30: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pues eso sería ir en contra de las propias garantías constitucionales que constituyen los pilares básicos sobre los que se asienta</w:t>
      </w:r>
      <w:r w:rsidDel="00000000" w:rsidR="00000000" w:rsidRPr="00000000">
        <w:rPr>
          <w:rFonts w:ascii="Times New Roman" w:cs="Times New Roman" w:eastAsia="Times New Roman" w:hAnsi="Times New Roman"/>
          <w:sz w:val="24"/>
          <w:szCs w:val="24"/>
          <w:vertAlign w:val="superscript"/>
        </w:rPr>
        <w:footnoteReference w:customMarkFollows="0" w:id="5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prueba ilícita entendida desde esa perspectiva se basa en argumentos que, como se puede notar, son de índole política y en ocasiones adquieren cierto matiz jurídico. Dichos argumentos tienen en cuenta la importancia y el papel esencial que ostentan </w:t>
      </w:r>
      <w:sdt>
        <w:sdtPr>
          <w:id w:val="789230108"/>
          <w:tag w:val="goog_rdk_215"/>
        </w:sdtPr>
        <w:sdtContent>
          <w:del w:author="Jordi Ferrer Beltran" w:id="116" w:date="2025-08-30T04:33:00Z">
            <w:r w:rsidDel="00000000" w:rsidR="00000000" w:rsidRPr="00000000">
              <w:rPr>
                <w:rFonts w:ascii="Times New Roman" w:cs="Times New Roman" w:eastAsia="Times New Roman" w:hAnsi="Times New Roman"/>
                <w:sz w:val="24"/>
                <w:szCs w:val="24"/>
                <w:rtl w:val="0"/>
              </w:rPr>
              <w:delText xml:space="preserve">las </w:delText>
            </w:r>
          </w:del>
        </w:sdtContent>
      </w:sdt>
      <w:sdt>
        <w:sdtPr>
          <w:id w:val="-57978796"/>
          <w:tag w:val="goog_rdk_216"/>
        </w:sdtPr>
        <w:sdtContent>
          <w:ins w:author="Jordi Ferrer Beltran" w:id="116" w:date="2025-08-30T04:33:00Z">
            <w:r w:rsidDel="00000000" w:rsidR="00000000" w:rsidRPr="00000000">
              <w:rPr>
                <w:rFonts w:ascii="Times New Roman" w:cs="Times New Roman" w:eastAsia="Times New Roman" w:hAnsi="Times New Roman"/>
                <w:sz w:val="24"/>
                <w:szCs w:val="24"/>
                <w:rtl w:val="0"/>
              </w:rPr>
              <w:t xml:space="preserve">ciertas </w:t>
            </w:r>
          </w:ins>
        </w:sdtContent>
      </w:sdt>
      <w:r w:rsidDel="00000000" w:rsidR="00000000" w:rsidRPr="00000000">
        <w:rPr>
          <w:rFonts w:ascii="Times New Roman" w:cs="Times New Roman" w:eastAsia="Times New Roman" w:hAnsi="Times New Roman"/>
          <w:sz w:val="24"/>
          <w:szCs w:val="24"/>
          <w:rtl w:val="0"/>
        </w:rPr>
        <w:t xml:space="preserve">normas jurídicas en la definición de un Estado democrático de Derecho. En resumen, se arguye que la transgresión de una norma constitucional que expresa un derecho fundamental </w:t>
      </w:r>
      <w:sdt>
        <w:sdtPr>
          <w:id w:val="-1956502719"/>
          <w:tag w:val="goog_rdk_217"/>
        </w:sdtPr>
        <w:sdtContent>
          <w:del w:author="Jordi Ferrer Beltran" w:id="117" w:date="2025-08-30T04:33:00Z">
            <w:r w:rsidDel="00000000" w:rsidR="00000000" w:rsidRPr="00000000">
              <w:rPr>
                <w:rFonts w:ascii="Times New Roman" w:cs="Times New Roman" w:eastAsia="Times New Roman" w:hAnsi="Times New Roman"/>
                <w:sz w:val="24"/>
                <w:szCs w:val="24"/>
                <w:rtl w:val="0"/>
              </w:rPr>
              <w:delText xml:space="preserve">supone </w:delText>
            </w:r>
          </w:del>
        </w:sdtContent>
      </w:sdt>
      <w:sdt>
        <w:sdtPr>
          <w:id w:val="-937422464"/>
          <w:tag w:val="goog_rdk_218"/>
        </w:sdtPr>
        <w:sdtContent>
          <w:ins w:author="Jordi Ferrer Beltran" w:id="117" w:date="2025-08-30T04:33:00Z">
            <w:r w:rsidDel="00000000" w:rsidR="00000000" w:rsidRPr="00000000">
              <w:rPr>
                <w:rFonts w:ascii="Times New Roman" w:cs="Times New Roman" w:eastAsia="Times New Roman" w:hAnsi="Times New Roman"/>
                <w:sz w:val="24"/>
                <w:szCs w:val="24"/>
                <w:rtl w:val="0"/>
              </w:rPr>
              <w:t xml:space="preserve">implica </w:t>
            </w:r>
          </w:ins>
        </w:sdtContent>
      </w:sdt>
      <w:r w:rsidDel="00000000" w:rsidR="00000000" w:rsidRPr="00000000">
        <w:rPr>
          <w:rFonts w:ascii="Times New Roman" w:cs="Times New Roman" w:eastAsia="Times New Roman" w:hAnsi="Times New Roman"/>
          <w:sz w:val="24"/>
          <w:szCs w:val="24"/>
          <w:rtl w:val="0"/>
        </w:rPr>
        <w:t xml:space="preserve">la invalidez jurídica del acto en virtud de la jerarquía del texto; con ello se sustentan explicaciones político-jurídicas que apuntan a la jerarquía como motivo de la exclusión. </w:t>
      </w:r>
      <w:sdt>
        <w:sdtPr>
          <w:id w:val="-832467249"/>
          <w:tag w:val="goog_rdk_219"/>
        </w:sdtPr>
        <w:sdtContent>
          <w:commentRangeStart w:id="13"/>
        </w:sdtContent>
      </w:sdt>
      <w:r w:rsidDel="00000000" w:rsidR="00000000" w:rsidRPr="00000000">
        <w:rPr>
          <w:rFonts w:ascii="Times New Roman" w:cs="Times New Roman" w:eastAsia="Times New Roman" w:hAnsi="Times New Roman"/>
          <w:sz w:val="24"/>
          <w:szCs w:val="24"/>
          <w:rtl w:val="0"/>
        </w:rPr>
        <w:t xml:space="preserve">Se trata de un argumento referido a la exclusión como la consecuencia de la violación de cualquier norma constitucional</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y en especial las normas que reconocen los derechos fundamentales. </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las ideas relativas al Estado democrático de Derecho y que apoyan el primero de los argumentos tienen como trasfondo el razonamiento en defensa de la exclusión de la prueba ilícita. De modo que toda prueba resultante de la violación de los derechos fundamentales afectaría </w:t>
      </w:r>
      <w:sdt>
        <w:sdtPr>
          <w:id w:val="314922889"/>
          <w:tag w:val="goog_rdk_220"/>
        </w:sdtPr>
        <w:sdtContent>
          <w:del w:author="Jordi Ferrer Beltran" w:id="118" w:date="2025-08-30T04:36:00Z">
            <w:r w:rsidDel="00000000" w:rsidR="00000000" w:rsidRPr="00000000">
              <w:rPr>
                <w:rFonts w:ascii="Times New Roman" w:cs="Times New Roman" w:eastAsia="Times New Roman" w:hAnsi="Times New Roman"/>
                <w:sz w:val="24"/>
                <w:szCs w:val="24"/>
                <w:rtl w:val="0"/>
              </w:rPr>
              <w:delText xml:space="preserve">el ejercicio de</w:delText>
            </w:r>
          </w:del>
        </w:sdtContent>
      </w:sdt>
      <w:sdt>
        <w:sdtPr>
          <w:id w:val="1908808225"/>
          <w:tag w:val="goog_rdk_221"/>
        </w:sdtPr>
        <w:sdtContent>
          <w:ins w:author="Jordi Ferrer Beltran" w:id="118" w:date="2025-08-30T04:36:00Z">
            <w:r w:rsidDel="00000000" w:rsidR="00000000" w:rsidRPr="00000000">
              <w:rPr>
                <w:rFonts w:ascii="Times New Roman" w:cs="Times New Roman" w:eastAsia="Times New Roman" w:hAnsi="Times New Roman"/>
                <w:sz w:val="24"/>
                <w:szCs w:val="24"/>
                <w:rtl w:val="0"/>
              </w:rPr>
              <w:t xml:space="preserve">a</w:t>
            </w:r>
          </w:ins>
        </w:sdtContent>
      </w:sdt>
      <w:r w:rsidDel="00000000" w:rsidR="00000000" w:rsidRPr="00000000">
        <w:rPr>
          <w:rFonts w:ascii="Times New Roman" w:cs="Times New Roman" w:eastAsia="Times New Roman" w:hAnsi="Times New Roman"/>
          <w:sz w:val="24"/>
          <w:szCs w:val="24"/>
          <w:rtl w:val="0"/>
        </w:rPr>
        <w:t xml:space="preserve"> la democracia</w:t>
      </w:r>
      <w:sdt>
        <w:sdtPr>
          <w:id w:val="-1886027257"/>
          <w:tag w:val="goog_rdk_222"/>
        </w:sdtPr>
        <w:sdtContent>
          <w:ins w:author="Jordi Ferrer Beltran" w:id="119" w:date="2025-08-30T04:36:00Z">
            <w:r w:rsidDel="00000000" w:rsidR="00000000" w:rsidRPr="00000000">
              <w:rPr>
                <w:rFonts w:ascii="Times New Roman" w:cs="Times New Roman" w:eastAsia="Times New Roman" w:hAnsi="Times New Roman"/>
                <w:sz w:val="24"/>
                <w:szCs w:val="24"/>
                <w:rtl w:val="0"/>
              </w:rPr>
              <w:t xml:space="preserve"> y al estado de derecho</w:t>
            </w:r>
          </w:ins>
        </w:sdtContent>
      </w:sdt>
      <w:r w:rsidDel="00000000" w:rsidR="00000000" w:rsidRPr="00000000">
        <w:rPr>
          <w:rFonts w:ascii="Times New Roman" w:cs="Times New Roman" w:eastAsia="Times New Roman" w:hAnsi="Times New Roman"/>
          <w:sz w:val="24"/>
          <w:szCs w:val="24"/>
          <w:rtl w:val="0"/>
        </w:rPr>
        <w:t xml:space="preserve">, pudiéndose justificar de esa manera su exclusión; aspecto a puntualizar más adelante.</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sdt>
        <w:sdtPr>
          <w:id w:val="1218416031"/>
          <w:tag w:val="goog_rdk_223"/>
        </w:sdtPr>
        <w:sdtContent>
          <w:commentRangeStart w:id="14"/>
        </w:sdtContent>
      </w:sdt>
      <w:r w:rsidDel="00000000" w:rsidR="00000000" w:rsidRPr="00000000">
        <w:rPr>
          <w:rFonts w:ascii="Times New Roman" w:cs="Times New Roman" w:eastAsia="Times New Roman" w:hAnsi="Times New Roman"/>
          <w:sz w:val="24"/>
          <w:szCs w:val="24"/>
          <w:rtl w:val="0"/>
        </w:rPr>
        <w:t xml:space="preserve">El segundo argumento (a favor de la posición que entiende la prueba ilícita como resultado de la violación de derechos fundamentales) tiene como fundamento el derecho a utilizar los medios probatorios pertinentes para la defensa. En otras palabras, no se deben valorar como pertinentes aquellas pruebas que hayan sido obtenidas mediante actos que violen derechos fundamentales, porque las pruebas que resulten de esos actos violatorios serán declaradas como ilícitas, en el sentido de que ignoran las garantías procesales. </w:t>
      </w:r>
      <w:commentRangeEnd w:id="14"/>
      <w:r w:rsidDel="00000000" w:rsidR="00000000" w:rsidRPr="00000000">
        <w:commentReference w:id="14"/>
      </w:r>
      <w:r w:rsidDel="00000000" w:rsidR="00000000" w:rsidRPr="00000000">
        <w:rPr>
          <w:rFonts w:ascii="Times New Roman" w:cs="Times New Roman" w:eastAsia="Times New Roman" w:hAnsi="Times New Roman"/>
          <w:smallCaps w:val="1"/>
          <w:sz w:val="24"/>
          <w:szCs w:val="24"/>
          <w:rtl w:val="0"/>
        </w:rPr>
        <w:t xml:space="preserve">Picó i Junoy</w:t>
      </w:r>
      <w:r w:rsidDel="00000000" w:rsidR="00000000" w:rsidRPr="00000000">
        <w:rPr>
          <w:rFonts w:ascii="Times New Roman" w:cs="Times New Roman" w:eastAsia="Times New Roman" w:hAnsi="Times New Roman"/>
          <w:sz w:val="24"/>
          <w:szCs w:val="24"/>
          <w:rtl w:val="0"/>
        </w:rPr>
        <w:t xml:space="preserve"> constituye uno de los principales exponentes de este argumento y así lo expresa cuando afirma</w:t>
      </w:r>
      <w:sdt>
        <w:sdtPr>
          <w:id w:val="-498640630"/>
          <w:tag w:val="goog_rdk_224"/>
        </w:sdtPr>
        <w:sdtContent>
          <w:ins w:author="Jordi Ferrer Beltran" w:id="120" w:date="2025-08-30T04:37: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tl w:val="0"/>
        </w:rPr>
      </w:r>
    </w:p>
    <w:p w:rsidR="00000000" w:rsidDel="00000000" w:rsidP="00000000" w:rsidRDefault="00000000" w:rsidRPr="00000000" w14:paraId="00000092">
      <w:pPr>
        <w:spacing w:line="36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prueba ilícita es aquella obtenida o practicada con infracción de derechos fundamentales, restricción cuyo fundamento se encuentra en el derecho a utilizar los medios probatorios pertinentes para la defensa. En los supuestos de prueba ilícita se ignoran las garantías procesales, y se introduce desigualdad entre las partes, lo cual impide considerar pertinente un elemento de prueba así obtenido (</w:t>
      </w:r>
      <w:r w:rsidDel="00000000" w:rsidR="00000000" w:rsidRPr="00000000">
        <w:rPr>
          <w:rFonts w:ascii="Times New Roman" w:cs="Times New Roman" w:eastAsia="Times New Roman" w:hAnsi="Times New Roman"/>
          <w:smallCaps w:val="1"/>
          <w:rtl w:val="0"/>
        </w:rPr>
        <w:t xml:space="preserve">Picó i Junoy</w:t>
      </w:r>
      <w:r w:rsidDel="00000000" w:rsidR="00000000" w:rsidRPr="00000000">
        <w:rPr>
          <w:rFonts w:ascii="Times New Roman" w:cs="Times New Roman" w:eastAsia="Times New Roman" w:hAnsi="Times New Roman"/>
          <w:rtl w:val="0"/>
        </w:rPr>
        <w:t xml:space="preserve">, 1997: 147).</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autor opta por una concepción que sólo considera ilícita la prueba obtenida en violación de derechos fundamentales (y no una concepción más amplia que considere ilícita toda prueba obtenida en violación de normas). </w:t>
      </w:r>
      <w:sdt>
        <w:sdtPr>
          <w:id w:val="1364769232"/>
          <w:tag w:val="goog_rdk_225"/>
        </w:sdtPr>
        <w:sdtContent>
          <w:commentRangeStart w:id="15"/>
        </w:sdtContent>
      </w:sdt>
      <w:r w:rsidDel="00000000" w:rsidR="00000000" w:rsidRPr="00000000">
        <w:rPr>
          <w:rFonts w:ascii="Times New Roman" w:cs="Times New Roman" w:eastAsia="Times New Roman" w:hAnsi="Times New Roman"/>
          <w:sz w:val="24"/>
          <w:szCs w:val="24"/>
          <w:rtl w:val="0"/>
        </w:rPr>
        <w:t xml:space="preserve">En ese sentido, lo que pretende es encontrar un equilibrio con el derecho a la prueba</w:t>
      </w:r>
      <w:sdt>
        <w:sdtPr>
          <w:id w:val="-167213051"/>
          <w:tag w:val="goog_rdk_226"/>
        </w:sdtPr>
        <w:sdtContent>
          <w:ins w:author="Jordi Ferrer Beltran" w:id="121" w:date="2025-08-30T04:38: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dado que entiende que dentro del derecho a la prueba está el derecho a aportar pruebas pertinentes; y, desde su punto de vista, la prueba ilícita no es pertinente por haber sido obtenida de manera contraria a las garantías procesales, consiguientemente corresponde su exclusión</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w:t>
      </w:r>
      <w:sdt>
        <w:sdtPr>
          <w:id w:val="-1214285645"/>
          <w:tag w:val="goog_rdk_227"/>
        </w:sdtPr>
        <w:sdtContent>
          <w:commentRangeStart w:id="16"/>
        </w:sdtContent>
      </w:sdt>
      <w:r w:rsidDel="00000000" w:rsidR="00000000" w:rsidRPr="00000000">
        <w:rPr>
          <w:rFonts w:ascii="Times New Roman" w:cs="Times New Roman" w:eastAsia="Times New Roman" w:hAnsi="Times New Roman"/>
          <w:sz w:val="24"/>
          <w:szCs w:val="24"/>
          <w:rtl w:val="0"/>
        </w:rPr>
        <w:t xml:space="preserve">Esto, en realidad, es una muestra de los problemas de tratar conjuntamente las cuestiones propias de índole conceptual con las relativas a las consecuencias</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segundo argumento esgrimido por </w:t>
      </w:r>
      <w:r w:rsidDel="00000000" w:rsidR="00000000" w:rsidRPr="00000000">
        <w:rPr>
          <w:rFonts w:ascii="Times New Roman" w:cs="Times New Roman" w:eastAsia="Times New Roman" w:hAnsi="Times New Roman"/>
          <w:smallCaps w:val="1"/>
          <w:sz w:val="24"/>
          <w:szCs w:val="24"/>
          <w:rtl w:val="0"/>
        </w:rPr>
        <w:t xml:space="preserve">Picó i Junoy</w:t>
      </w:r>
      <w:r w:rsidDel="00000000" w:rsidR="00000000" w:rsidRPr="00000000">
        <w:rPr>
          <w:rFonts w:ascii="Times New Roman" w:cs="Times New Roman" w:eastAsia="Times New Roman" w:hAnsi="Times New Roman"/>
          <w:sz w:val="24"/>
          <w:szCs w:val="24"/>
          <w:rtl w:val="0"/>
        </w:rPr>
        <w:t xml:space="preserve"> se destaca lo siguiente, en primer lugar, es un razonamiento más específico que el que se planteó con anterioridad (el que defiende el Estado democrático de Derecho con base en planteamientos políticos y jurídicos). La especificidad está dada en que se sostiene con base en algunos de los derechos y/o garantías (</w:t>
      </w:r>
      <w:sdt>
        <w:sdtPr>
          <w:id w:val="188646142"/>
          <w:tag w:val="goog_rdk_228"/>
        </w:sdtPr>
        <w:sdtContent>
          <w:commentRangeStart w:id="17"/>
        </w:sdtContent>
      </w:sdt>
      <w:r w:rsidDel="00000000" w:rsidR="00000000" w:rsidRPr="00000000">
        <w:rPr>
          <w:rFonts w:ascii="Times New Roman" w:cs="Times New Roman" w:eastAsia="Times New Roman" w:hAnsi="Times New Roman"/>
          <w:sz w:val="24"/>
          <w:szCs w:val="24"/>
          <w:rtl w:val="0"/>
        </w:rPr>
        <w:t xml:space="preserve">específicamente el debido proceso </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como garantía procesal vinculada a la prueba ilícita,) como parte de la idea general del Estado democrático de Derecho.</w:t>
      </w:r>
      <w:sdt>
        <w:sdtPr>
          <w:id w:val="-220204609"/>
          <w:tag w:val="goog_rdk_229"/>
        </w:sdtPr>
        <w:sdtContent>
          <w:ins w:author="Jordi Ferrer Beltran" w:id="122" w:date="2025-08-30T04:45:00Z">
            <w:r w:rsidDel="00000000" w:rsidR="00000000" w:rsidRPr="00000000">
              <w:rPr>
                <w:rFonts w:ascii="Times New Roman" w:cs="Times New Roman" w:eastAsia="Times New Roman" w:hAnsi="Times New Roman"/>
                <w:sz w:val="24"/>
                <w:szCs w:val="24"/>
                <w:rtl w:val="0"/>
              </w:rPr>
              <w:t xml:space="preserve"> Por eso, los dos argumentos son distintos, aunque pueden presentarse como complementarios:</w:t>
            </w:r>
          </w:ins>
        </w:sdtContent>
      </w:sdt>
      <w:r w:rsidDel="00000000" w:rsidR="00000000" w:rsidRPr="00000000">
        <w:rPr>
          <w:rFonts w:ascii="Times New Roman" w:cs="Times New Roman" w:eastAsia="Times New Roman" w:hAnsi="Times New Roman"/>
          <w:sz w:val="24"/>
          <w:szCs w:val="24"/>
          <w:rtl w:val="0"/>
        </w:rPr>
        <w:t xml:space="preserve"> </w:t>
      </w:r>
      <w:sdt>
        <w:sdtPr>
          <w:id w:val="373559810"/>
          <w:tag w:val="goog_rdk_230"/>
        </w:sdtPr>
        <w:sdtContent>
          <w:ins w:author="Jordi Ferrer Beltran" w:id="123" w:date="2025-08-30T04:46:00Z">
            <w:r w:rsidDel="00000000" w:rsidR="00000000" w:rsidRPr="00000000">
              <w:rPr>
                <w:rFonts w:ascii="Times New Roman" w:cs="Times New Roman" w:eastAsia="Times New Roman" w:hAnsi="Times New Roman"/>
                <w:sz w:val="24"/>
                <w:szCs w:val="24"/>
                <w:rtl w:val="0"/>
              </w:rPr>
              <w:t xml:space="preserve">e</w:t>
            </w:r>
          </w:ins>
        </w:sdtContent>
      </w:sdt>
      <w:sdt>
        <w:sdtPr>
          <w:id w:val="-1826814352"/>
          <w:tag w:val="goog_rdk_231"/>
        </w:sdtPr>
        <w:sdtContent>
          <w:del w:author="Jordi Ferrer Beltran" w:id="123" w:date="2025-08-30T04:46:00Z">
            <w:r w:rsidDel="00000000" w:rsidR="00000000" w:rsidRPr="00000000">
              <w:rPr>
                <w:rFonts w:ascii="Times New Roman" w:cs="Times New Roman" w:eastAsia="Times New Roman" w:hAnsi="Times New Roman"/>
                <w:sz w:val="24"/>
                <w:szCs w:val="24"/>
                <w:rtl w:val="0"/>
              </w:rPr>
              <w:delText xml:space="preserve">E</w:delText>
            </w:r>
          </w:del>
        </w:sdtContent>
      </w:sdt>
      <w:r w:rsidDel="00000000" w:rsidR="00000000" w:rsidRPr="00000000">
        <w:rPr>
          <w:rFonts w:ascii="Times New Roman" w:cs="Times New Roman" w:eastAsia="Times New Roman" w:hAnsi="Times New Roman"/>
          <w:sz w:val="24"/>
          <w:szCs w:val="24"/>
          <w:rtl w:val="0"/>
        </w:rPr>
        <w:t xml:space="preserve">l debido proceso visto en conjunto con el principio de igualdad de las partes y el derecho a la defensa son algunos de los elementos involucrados en la «faceta democrática» antes aludida, por lo que en caso de que estos se vean afectados se podría ver también atacado ese ejercicio de la democracia. </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este se puede considerar como un entimema al faltar la mención al debido proceso como una de las premisas fundamentales de las que parte. En este sentido se da por sobreentendido «el debido proceso como garantía procesal», y en caso de ser ignorada dicha garantía se puede producir una afectación al principio de igualdad de las partes y con ello al derecho a la defensa. Dicha afectación a la igualdad y al derecho a la defensa (teniendo en cuenta que, para una parte de la doctrina, forman parte del debido proceso) traería consigo que una prueba obtenida de ese modo no sea considerada como pertinente. La pertinencia </w:t>
      </w:r>
      <w:sdt>
        <w:sdtPr>
          <w:id w:val="-1646652128"/>
          <w:tag w:val="goog_rdk_232"/>
        </w:sdtPr>
        <w:sdtContent>
          <w:ins w:author="Jordi Ferrer Beltran" w:id="124" w:date="2025-08-30T04:46:00Z">
            <w:r w:rsidDel="00000000" w:rsidR="00000000" w:rsidRPr="00000000">
              <w:rPr>
                <w:rFonts w:ascii="Times New Roman" w:cs="Times New Roman" w:eastAsia="Times New Roman" w:hAnsi="Times New Roman"/>
                <w:sz w:val="24"/>
                <w:szCs w:val="24"/>
                <w:rtl w:val="0"/>
              </w:rPr>
              <w:t xml:space="preserve">es </w:t>
            </w:r>
          </w:ins>
        </w:sdtContent>
      </w:sdt>
      <w:r w:rsidDel="00000000" w:rsidR="00000000" w:rsidRPr="00000000">
        <w:rPr>
          <w:rFonts w:ascii="Times New Roman" w:cs="Times New Roman" w:eastAsia="Times New Roman" w:hAnsi="Times New Roman"/>
          <w:sz w:val="24"/>
          <w:szCs w:val="24"/>
          <w:rtl w:val="0"/>
        </w:rPr>
        <w:t xml:space="preserve">entendida como criterio que delimita el derecho de las partes a aportar pruebas relacionadas con los hechos en el proceso, y a su vez, debe concebirse como uno de los elementos del contenido del derecho a la prueba. </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¿cuál ha sido el reflejo de este enfoque en la jurisprudencia? </w:t>
      </w:r>
      <w:sdt>
        <w:sdtPr>
          <w:id w:val="-2044066217"/>
          <w:tag w:val="goog_rdk_233"/>
        </w:sdtPr>
        <w:sdtContent>
          <w:commentRangeStart w:id="18"/>
        </w:sdtContent>
      </w:sdt>
      <w:r w:rsidDel="00000000" w:rsidR="00000000" w:rsidRPr="00000000">
        <w:rPr>
          <w:rFonts w:ascii="Times New Roman" w:cs="Times New Roman" w:eastAsia="Times New Roman" w:hAnsi="Times New Roman"/>
          <w:sz w:val="24"/>
          <w:szCs w:val="24"/>
          <w:rtl w:val="0"/>
        </w:rPr>
        <w:t xml:space="preserve">Véase a continuación un análisis jurisprudencial en el orden de aportar información relevante de cómo han decidido los órganos jurisdiccionales al respecto y, además, para identificar cuáles son los principales aspectos que se debaten en ese orden</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STC 114/1984</w:t>
      </w:r>
      <w:r w:rsidDel="00000000" w:rsidR="00000000" w:rsidRPr="00000000">
        <w:rPr>
          <w:rFonts w:ascii="Times New Roman" w:cs="Times New Roman" w:eastAsia="Times New Roman" w:hAnsi="Times New Roman"/>
          <w:sz w:val="24"/>
          <w:szCs w:val="24"/>
          <w:vertAlign w:val="superscript"/>
        </w:rPr>
        <w:footnoteReference w:customMarkFollows="0" w:id="57"/>
      </w:r>
      <w:r w:rsidDel="00000000" w:rsidR="00000000" w:rsidRPr="00000000">
        <w:rPr>
          <w:rFonts w:ascii="Times New Roman" w:cs="Times New Roman" w:eastAsia="Times New Roman" w:hAnsi="Times New Roman"/>
          <w:sz w:val="24"/>
          <w:szCs w:val="24"/>
          <w:rtl w:val="0"/>
        </w:rPr>
        <w:t xml:space="preserve"> es un ejemplo de cómo se refleja en la jurisprudencia esta posición referida a la prueba ilícita como resultado de la violación de derechos fundamentales:  </w:t>
      </w:r>
    </w:p>
    <w:p w:rsidR="00000000" w:rsidDel="00000000" w:rsidP="00000000" w:rsidRDefault="00000000" w:rsidRPr="00000000" w14:paraId="00000098">
      <w:pPr>
        <w:spacing w:line="36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hay que reconocer la posición preferente de los derechos fundamentales en el ordenamiento y de su afirmada condición de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inviolables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con la imposibilidad de admitir en el proceso una prueba obtenida violentando un derecho o una libertad fundamental. Para nosotros, en este caso, no se trata de decidir en general la problemática procesal de la prueba con causa ilícita, sino, más limitadamente, de constatar la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resistencia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frente a la misma de los derechos fundamentales […] (STC 114/1984).</w:t>
      </w: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posición preferente de los derechos fundamentales y su condición de inviolables es una de las razones por las cuales se asevera que no es posible admitir una prueba obtenida como resultado de la violación de dichos derechos. Esta idea obliga a volver al punto donde se explica que el argumento detrás de este tipo de posiciones es el que se refiere a la exclusión de la prueba ilícita (o sea, los posibles efectos de la prueba ilícita) cuando esta resulta de la violación de derechos fundamentales; </w:t>
      </w:r>
      <w:sdt>
        <w:sdtPr>
          <w:id w:val="-1637469094"/>
          <w:tag w:val="goog_rdk_234"/>
        </w:sdtPr>
        <w:sdtContent>
          <w:ins w:author="Jordi Ferrer Beltran" w:id="125" w:date="2025-08-30T04:51:00Z">
            <w:r w:rsidDel="00000000" w:rsidR="00000000" w:rsidRPr="00000000">
              <w:rPr>
                <w:rFonts w:ascii="Times New Roman" w:cs="Times New Roman" w:eastAsia="Times New Roman" w:hAnsi="Times New Roman"/>
                <w:sz w:val="24"/>
                <w:szCs w:val="24"/>
                <w:rtl w:val="0"/>
              </w:rPr>
              <w:t xml:space="preserve">en otras palabras, la definición de prueba ilícita se realiza a razón de qué prueba se quiere excluir, dejando fuera del concepto aquellas pruebas que se han obtenido o practicado mediante actos también ilegales pero para los que no se considera oportuna la consecuencia de su exclusión. E</w:t>
            </w:r>
          </w:ins>
        </w:sdtContent>
      </w:sdt>
      <w:sdt>
        <w:sdtPr>
          <w:id w:val="-119008384"/>
          <w:tag w:val="goog_rdk_235"/>
        </w:sdtPr>
        <w:sdtContent>
          <w:del w:author="Jordi Ferrer Beltran" w:id="125" w:date="2025-08-30T04:51:00Z">
            <w:r w:rsidDel="00000000" w:rsidR="00000000" w:rsidRPr="00000000">
              <w:rPr>
                <w:rFonts w:ascii="Times New Roman" w:cs="Times New Roman" w:eastAsia="Times New Roman" w:hAnsi="Times New Roman"/>
                <w:sz w:val="24"/>
                <w:szCs w:val="24"/>
                <w:rtl w:val="0"/>
              </w:rPr>
              <w:delText xml:space="preserve">e</w:delText>
            </w:r>
          </w:del>
        </w:sdtContent>
      </w:sdt>
      <w:r w:rsidDel="00000000" w:rsidR="00000000" w:rsidRPr="00000000">
        <w:rPr>
          <w:rFonts w:ascii="Times New Roman" w:cs="Times New Roman" w:eastAsia="Times New Roman" w:hAnsi="Times New Roman"/>
          <w:sz w:val="24"/>
          <w:szCs w:val="24"/>
          <w:rtl w:val="0"/>
        </w:rPr>
        <w:t xml:space="preserve">n cambio, parece</w:t>
      </w:r>
      <w:sdt>
        <w:sdtPr>
          <w:id w:val="-410874325"/>
          <w:tag w:val="goog_rdk_236"/>
        </w:sdtPr>
        <w:sdtContent>
          <w:ins w:author="Jordi Ferrer Beltran" w:id="126" w:date="2025-08-30T04:54:00Z">
            <w:r w:rsidDel="00000000" w:rsidR="00000000" w:rsidRPr="00000000">
              <w:rPr>
                <w:rFonts w:ascii="Times New Roman" w:cs="Times New Roman" w:eastAsia="Times New Roman" w:hAnsi="Times New Roman"/>
                <w:sz w:val="24"/>
                <w:szCs w:val="24"/>
                <w:rtl w:val="0"/>
              </w:rPr>
              <w:t xml:space="preserve">ría</w:t>
            </w:r>
          </w:ins>
        </w:sdtContent>
      </w:sdt>
      <w:r w:rsidDel="00000000" w:rsidR="00000000" w:rsidRPr="00000000">
        <w:rPr>
          <w:rFonts w:ascii="Times New Roman" w:cs="Times New Roman" w:eastAsia="Times New Roman" w:hAnsi="Times New Roman"/>
          <w:sz w:val="24"/>
          <w:szCs w:val="24"/>
          <w:rtl w:val="0"/>
        </w:rPr>
        <w:t xml:space="preserve"> oportuno distinguir el análisis conceptual de la prueba ilícita y de sus fundamentos, para luego centrar la atención en las consecuencias que pueden producirse. </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STC 114/1984 es considerada como una de las sentencias paradigmáticas en España</w:t>
      </w:r>
      <w:sdt>
        <w:sdtPr>
          <w:id w:val="-1519659615"/>
          <w:tag w:val="goog_rdk_237"/>
        </w:sdtPr>
        <w:sdtContent>
          <w:ins w:author="Jordi Ferrer Beltran" w:id="127" w:date="2025-08-30T04:55:00Z">
            <w:r w:rsidDel="00000000" w:rsidR="00000000" w:rsidRPr="00000000">
              <w:rPr>
                <w:rFonts w:ascii="Times New Roman" w:cs="Times New Roman" w:eastAsia="Times New Roman" w:hAnsi="Times New Roman"/>
                <w:sz w:val="24"/>
                <w:szCs w:val="24"/>
                <w:rtl w:val="0"/>
              </w:rPr>
              <w:t xml:space="preserve"> sobre el tema en análisis</w:t>
            </w:r>
          </w:ins>
        </w:sdtContent>
      </w:sdt>
      <w:r w:rsidDel="00000000" w:rsidR="00000000" w:rsidRPr="00000000">
        <w:rPr>
          <w:rFonts w:ascii="Times New Roman" w:cs="Times New Roman" w:eastAsia="Times New Roman" w:hAnsi="Times New Roman"/>
          <w:sz w:val="24"/>
          <w:szCs w:val="24"/>
          <w:rtl w:val="0"/>
        </w:rPr>
        <w:t xml:space="preserve">, pues marca un antes y un después en relación con el tratamiento de la prueba ilícita</w:t>
      </w:r>
      <w:r w:rsidDel="00000000" w:rsidR="00000000" w:rsidRPr="00000000">
        <w:rPr>
          <w:rFonts w:ascii="Times New Roman" w:cs="Times New Roman" w:eastAsia="Times New Roman" w:hAnsi="Times New Roman"/>
          <w:sz w:val="24"/>
          <w:szCs w:val="24"/>
          <w:vertAlign w:val="superscript"/>
        </w:rPr>
        <w:footnoteReference w:customMarkFollows="0" w:id="58"/>
      </w:r>
      <w:r w:rsidDel="00000000" w:rsidR="00000000" w:rsidRPr="00000000">
        <w:rPr>
          <w:rFonts w:ascii="Times New Roman" w:cs="Times New Roman" w:eastAsia="Times New Roman" w:hAnsi="Times New Roman"/>
          <w:sz w:val="24"/>
          <w:szCs w:val="24"/>
          <w:rtl w:val="0"/>
        </w:rPr>
        <w:t xml:space="preserve">. A partir de ese pronunciamiento se desarrolla una extensa polémica que versa sobre la tensión subyacente a la prueba ilícita respecto a los derechos fundamentales, así como el punto relativo a cuáles de estos derechos han de vulnerarse para que una prueba sea considerada como tal. Dicha polémica ha dado lugar a que esta sentencia se encuentre citada por muy diversos autores</w:t>
      </w:r>
      <w:r w:rsidDel="00000000" w:rsidR="00000000" w:rsidRPr="00000000">
        <w:rPr>
          <w:rFonts w:ascii="Times New Roman" w:cs="Times New Roman" w:eastAsia="Times New Roman" w:hAnsi="Times New Roman"/>
          <w:sz w:val="24"/>
          <w:szCs w:val="24"/>
          <w:vertAlign w:val="superscript"/>
        </w:rPr>
        <w:footnoteReference w:customMarkFollows="0" w:id="59"/>
      </w:r>
      <w:r w:rsidDel="00000000" w:rsidR="00000000" w:rsidRPr="00000000">
        <w:rPr>
          <w:rFonts w:ascii="Times New Roman" w:cs="Times New Roman" w:eastAsia="Times New Roman" w:hAnsi="Times New Roman"/>
          <w:sz w:val="24"/>
          <w:szCs w:val="24"/>
          <w:rtl w:val="0"/>
        </w:rPr>
        <w:t xml:space="preserve">, y, además, a que haya sido seguida en otros tantos pronunciamientos jurisprudenciales</w:t>
      </w:r>
      <w:r w:rsidDel="00000000" w:rsidR="00000000" w:rsidRPr="00000000">
        <w:rPr>
          <w:rFonts w:ascii="Times New Roman" w:cs="Times New Roman" w:eastAsia="Times New Roman" w:hAnsi="Times New Roman"/>
          <w:sz w:val="24"/>
          <w:szCs w:val="24"/>
          <w:vertAlign w:val="superscript"/>
        </w:rPr>
        <w:footnoteReference w:customMarkFollows="0" w:id="6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lo expuesto hasta aquí en cuanto a la prueba ilícita como producto de la violación de derechos fundamentales, no es claro si dicha prueba se puede declarar ilícita como resultado de la violación de cualquier derecho fundamental o si se trata sólo de algunos de ellos. Sobre este particular, no basta con decir que «es prueba ilícita la que resulta de la violación de derechos fundamentales» y abordar sutilmente algunos puntos discutibles de esta posición. El aspecto en el que se puede ganar en precisión es la determinación de cuáles son los derechos fundamentales cuya vulneración</w:t>
      </w:r>
      <w:sdt>
        <w:sdtPr>
          <w:id w:val="269327889"/>
          <w:tag w:val="goog_rdk_238"/>
        </w:sdtPr>
        <w:sdtContent>
          <w:del w:author="Jordi Ferrer Beltran" w:id="128" w:date="2025-08-30T04:58:00Z">
            <w:r w:rsidDel="00000000" w:rsidR="00000000" w:rsidRPr="00000000">
              <w:rPr>
                <w:rFonts w:ascii="Times New Roman" w:cs="Times New Roman" w:eastAsia="Times New Roman" w:hAnsi="Times New Roman"/>
                <w:sz w:val="24"/>
                <w:szCs w:val="24"/>
                <w:rtl w:val="0"/>
              </w:rPr>
              <w:delText xml:space="preserve"> la</w:delText>
            </w:r>
          </w:del>
        </w:sdtContent>
      </w:sdt>
      <w:r w:rsidDel="00000000" w:rsidR="00000000" w:rsidRPr="00000000">
        <w:rPr>
          <w:rFonts w:ascii="Times New Roman" w:cs="Times New Roman" w:eastAsia="Times New Roman" w:hAnsi="Times New Roman"/>
          <w:sz w:val="24"/>
          <w:szCs w:val="24"/>
          <w:rtl w:val="0"/>
        </w:rPr>
        <w:t xml:space="preserve"> convierte </w:t>
      </w:r>
      <w:sdt>
        <w:sdtPr>
          <w:id w:val="1981180315"/>
          <w:tag w:val="goog_rdk_239"/>
        </w:sdtPr>
        <w:sdtContent>
          <w:ins w:author="Jordi Ferrer Beltran" w:id="129" w:date="2025-08-30T04:58:00Z">
            <w:r w:rsidDel="00000000" w:rsidR="00000000" w:rsidRPr="00000000">
              <w:rPr>
                <w:rFonts w:ascii="Times New Roman" w:cs="Times New Roman" w:eastAsia="Times New Roman" w:hAnsi="Times New Roman"/>
                <w:sz w:val="24"/>
                <w:szCs w:val="24"/>
                <w:rtl w:val="0"/>
              </w:rPr>
              <w:t xml:space="preserve">la prueba </w:t>
            </w:r>
          </w:ins>
        </w:sdtContent>
      </w:sdt>
      <w:r w:rsidDel="00000000" w:rsidR="00000000" w:rsidRPr="00000000">
        <w:rPr>
          <w:rFonts w:ascii="Times New Roman" w:cs="Times New Roman" w:eastAsia="Times New Roman" w:hAnsi="Times New Roman"/>
          <w:sz w:val="24"/>
          <w:szCs w:val="24"/>
          <w:rtl w:val="0"/>
        </w:rPr>
        <w:t xml:space="preserve">en ilícita. </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responder a esta interrogante deviene imprescindible, como un primer punto de discusión, analizar la concepción general de los derechos fundamentales, aunque la idea no es desarrollar una teoría robusta y sofisticada sobre estos; pero sí saber cuáles son los criterios de identificación de esos derechos para que pueda resultar una prueba como ilícita. Este punto de discusión ayuda al esclarecimiento de varias de las ideas que se debaten sobre el tema de los derechos fundamentales y su conexión con la prueba ilícita. </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parte de la doctrina sostiene que los derechos fundamentales son todos aquellos derechos reconocidos en el texto constitucional</w:t>
      </w:r>
      <w:r w:rsidDel="00000000" w:rsidR="00000000" w:rsidRPr="00000000">
        <w:rPr>
          <w:rFonts w:ascii="Times New Roman" w:cs="Times New Roman" w:eastAsia="Times New Roman" w:hAnsi="Times New Roman"/>
          <w:sz w:val="24"/>
          <w:szCs w:val="24"/>
          <w:vertAlign w:val="superscript"/>
        </w:rPr>
        <w:footnoteReference w:customMarkFollows="0" w:id="61"/>
      </w:r>
      <w:r w:rsidDel="00000000" w:rsidR="00000000" w:rsidRPr="00000000">
        <w:rPr>
          <w:rFonts w:ascii="Times New Roman" w:cs="Times New Roman" w:eastAsia="Times New Roman" w:hAnsi="Times New Roman"/>
          <w:sz w:val="24"/>
          <w:szCs w:val="24"/>
          <w:rtl w:val="0"/>
        </w:rPr>
        <w:t xml:space="preserve">. Así lo afirma, por ejemplo, </w:t>
      </w:r>
      <w:r w:rsidDel="00000000" w:rsidR="00000000" w:rsidRPr="00000000">
        <w:rPr>
          <w:rFonts w:ascii="Times New Roman" w:cs="Times New Roman" w:eastAsia="Times New Roman" w:hAnsi="Times New Roman"/>
          <w:smallCaps w:val="1"/>
          <w:sz w:val="24"/>
          <w:szCs w:val="24"/>
          <w:rtl w:val="0"/>
        </w:rPr>
        <w:t xml:space="preserve">Gálvez Muñoz </w:t>
      </w:r>
      <w:r w:rsidDel="00000000" w:rsidR="00000000" w:rsidRPr="00000000">
        <w:rPr>
          <w:rFonts w:ascii="Times New Roman" w:cs="Times New Roman" w:eastAsia="Times New Roman" w:hAnsi="Times New Roman"/>
          <w:sz w:val="24"/>
          <w:szCs w:val="24"/>
          <w:rtl w:val="0"/>
        </w:rPr>
        <w:t xml:space="preserve">cuando plantea que</w:t>
      </w: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derechos fundamentales son todos los contemplados en la Constitución»</w:t>
      </w:r>
      <w:r w:rsidDel="00000000" w:rsidR="00000000" w:rsidRPr="00000000">
        <w:rPr>
          <w:rFonts w:ascii="Times New Roman" w:cs="Times New Roman" w:eastAsia="Times New Roman" w:hAnsi="Times New Roman"/>
          <w:sz w:val="24"/>
          <w:szCs w:val="24"/>
          <w:vertAlign w:val="superscript"/>
        </w:rPr>
        <w:footnoteReference w:customMarkFollows="0" w:id="62"/>
      </w:r>
      <w:r w:rsidDel="00000000" w:rsidR="00000000" w:rsidRPr="00000000">
        <w:rPr>
          <w:rFonts w:ascii="Times New Roman" w:cs="Times New Roman" w:eastAsia="Times New Roman" w:hAnsi="Times New Roman"/>
          <w:sz w:val="24"/>
          <w:szCs w:val="24"/>
          <w:rtl w:val="0"/>
        </w:rPr>
        <w:t xml:space="preserve">. De seguirse esta posición, una prueba se podría declarar como ilícita cuando en su obtención se viole cualquiera de los derechos reconocidos constitucionalmente</w:t>
      </w:r>
      <w:r w:rsidDel="00000000" w:rsidR="00000000" w:rsidRPr="00000000">
        <w:rPr>
          <w:rFonts w:ascii="Times New Roman" w:cs="Times New Roman" w:eastAsia="Times New Roman" w:hAnsi="Times New Roman"/>
          <w:sz w:val="24"/>
          <w:szCs w:val="24"/>
          <w:vertAlign w:val="superscript"/>
        </w:rPr>
        <w:footnoteReference w:customMarkFollows="0" w:id="6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postura, </w:t>
      </w:r>
      <w:r w:rsidDel="00000000" w:rsidR="00000000" w:rsidRPr="00000000">
        <w:rPr>
          <w:rFonts w:ascii="Times New Roman" w:cs="Times New Roman" w:eastAsia="Times New Roman" w:hAnsi="Times New Roman"/>
          <w:smallCaps w:val="1"/>
          <w:sz w:val="24"/>
          <w:szCs w:val="24"/>
          <w:rtl w:val="0"/>
        </w:rPr>
        <w:t xml:space="preserve">Peces-Barba</w:t>
      </w:r>
      <w:r w:rsidDel="00000000" w:rsidR="00000000" w:rsidRPr="00000000">
        <w:rPr>
          <w:rFonts w:ascii="Times New Roman" w:cs="Times New Roman" w:eastAsia="Times New Roman" w:hAnsi="Times New Roman"/>
          <w:sz w:val="24"/>
          <w:szCs w:val="24"/>
          <w:rtl w:val="0"/>
        </w:rPr>
        <w:t xml:space="preserve"> </w:t>
      </w:r>
      <w:sdt>
        <w:sdtPr>
          <w:id w:val="437904979"/>
          <w:tag w:val="goog_rdk_240"/>
        </w:sdtPr>
        <w:sdtContent>
          <w:commentRangeStart w:id="19"/>
        </w:sdtContent>
      </w:sdt>
      <w:r w:rsidDel="00000000" w:rsidR="00000000" w:rsidRPr="00000000">
        <w:rPr>
          <w:rFonts w:ascii="Times New Roman" w:cs="Times New Roman" w:eastAsia="Times New Roman" w:hAnsi="Times New Roman"/>
          <w:sz w:val="24"/>
          <w:szCs w:val="24"/>
          <w:rtl w:val="0"/>
        </w:rPr>
        <w:t xml:space="preserve">y otros autores</w:t>
      </w: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vertAlign w:val="superscript"/>
        </w:rPr>
        <w:footnoteReference w:customMarkFollows="0" w:id="64"/>
      </w: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sostienen que no todo derecho reconocido en la constitución es un derecho fundamental</w:t>
      </w:r>
      <w:r w:rsidDel="00000000" w:rsidR="00000000" w:rsidRPr="00000000">
        <w:rPr>
          <w:rFonts w:ascii="Times New Roman" w:cs="Times New Roman" w:eastAsia="Times New Roman" w:hAnsi="Times New Roman"/>
          <w:sz w:val="24"/>
          <w:szCs w:val="24"/>
          <w:vertAlign w:val="superscript"/>
        </w:rPr>
        <w:footnoteReference w:customMarkFollows="0" w:id="65"/>
      </w:r>
      <w:r w:rsidDel="00000000" w:rsidR="00000000" w:rsidRPr="00000000">
        <w:rPr>
          <w:rFonts w:ascii="Times New Roman" w:cs="Times New Roman" w:eastAsia="Times New Roman" w:hAnsi="Times New Roman"/>
          <w:sz w:val="24"/>
          <w:szCs w:val="24"/>
          <w:rtl w:val="0"/>
        </w:rPr>
        <w:t xml:space="preserve">. Desde esta perspectiva, y siguiendo </w:t>
      </w:r>
      <w:sdt>
        <w:sdtPr>
          <w:id w:val="553034970"/>
          <w:tag w:val="goog_rdk_241"/>
        </w:sdtPr>
        <w:sdtContent>
          <w:del w:author="Jordi Ferrer Beltran" w:id="130" w:date="2025-08-30T05:01:00Z">
            <w:r w:rsidDel="00000000" w:rsidR="00000000" w:rsidRPr="00000000">
              <w:rPr>
                <w:rFonts w:ascii="Times New Roman" w:cs="Times New Roman" w:eastAsia="Times New Roman" w:hAnsi="Times New Roman"/>
                <w:sz w:val="24"/>
                <w:szCs w:val="24"/>
                <w:rtl w:val="0"/>
              </w:rPr>
              <w:delText xml:space="preserve">una </w:delText>
            </w:r>
          </w:del>
        </w:sdtContent>
      </w:sdt>
      <w:sdt>
        <w:sdtPr>
          <w:id w:val="-1743709023"/>
          <w:tag w:val="goog_rdk_242"/>
        </w:sdtPr>
        <w:sdtContent>
          <w:ins w:author="Jordi Ferrer Beltran" w:id="130" w:date="2025-08-30T05:01:00Z">
            <w:r w:rsidDel="00000000" w:rsidR="00000000" w:rsidRPr="00000000">
              <w:rPr>
                <w:rFonts w:ascii="Times New Roman" w:cs="Times New Roman" w:eastAsia="Times New Roman" w:hAnsi="Times New Roman"/>
                <w:sz w:val="24"/>
                <w:szCs w:val="24"/>
                <w:rtl w:val="0"/>
              </w:rPr>
              <w:t xml:space="preserve">la </w:t>
            </w:r>
          </w:ins>
        </w:sdtContent>
      </w:sdt>
      <w:sdt>
        <w:sdtPr>
          <w:id w:val="1551243832"/>
          <w:tag w:val="goog_rdk_243"/>
        </w:sdtPr>
        <w:sdtContent>
          <w:del w:author="Jordi Ferrer Beltran" w:id="131" w:date="2025-08-30T05:01:00Z">
            <w:r w:rsidDel="00000000" w:rsidR="00000000" w:rsidRPr="00000000">
              <w:rPr>
                <w:rFonts w:ascii="Times New Roman" w:cs="Times New Roman" w:eastAsia="Times New Roman" w:hAnsi="Times New Roman"/>
                <w:sz w:val="24"/>
                <w:szCs w:val="24"/>
                <w:rtl w:val="0"/>
              </w:rPr>
              <w:delText xml:space="preserve">postur</w:delText>
            </w:r>
          </w:del>
        </w:sdtContent>
      </w:sdt>
      <w:sdt>
        <w:sdtPr>
          <w:id w:val="-11084415"/>
          <w:tag w:val="goog_rdk_244"/>
        </w:sdtPr>
        <w:sdtContent>
          <w:ins w:author="Jordi Ferrer Beltran" w:id="131" w:date="2025-08-30T05:01:00Z">
            <w:r w:rsidDel="00000000" w:rsidR="00000000" w:rsidRPr="00000000">
              <w:rPr>
                <w:rFonts w:ascii="Times New Roman" w:cs="Times New Roman" w:eastAsia="Times New Roman" w:hAnsi="Times New Roman"/>
                <w:sz w:val="24"/>
                <w:szCs w:val="24"/>
                <w:rtl w:val="0"/>
              </w:rPr>
              <w:t xml:space="preserve">clasificación</w:t>
            </w:r>
          </w:ins>
        </w:sdtContent>
      </w:sdt>
      <w:sdt>
        <w:sdtPr>
          <w:id w:val="-794328702"/>
          <w:tag w:val="goog_rdk_245"/>
        </w:sdtPr>
        <w:sdtContent>
          <w:del w:author="Jordi Ferrer Beltran" w:id="132" w:date="2025-08-30T05:01:00Z">
            <w:r w:rsidDel="00000000" w:rsidR="00000000" w:rsidRPr="00000000">
              <w:rPr>
                <w:rFonts w:ascii="Times New Roman" w:cs="Times New Roman" w:eastAsia="Times New Roman" w:hAnsi="Times New Roman"/>
                <w:sz w:val="24"/>
                <w:szCs w:val="24"/>
                <w:rtl w:val="0"/>
              </w:rPr>
              <w:delText xml:space="preserve">a</w:delText>
            </w:r>
          </w:del>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hohfeldiana, </w:t>
      </w:r>
      <w:r w:rsidDel="00000000" w:rsidR="00000000" w:rsidRPr="00000000">
        <w:rPr>
          <w:rFonts w:ascii="Times New Roman" w:cs="Times New Roman" w:eastAsia="Times New Roman" w:hAnsi="Times New Roman"/>
          <w:sz w:val="24"/>
          <w:szCs w:val="24"/>
          <w:rtl w:val="0"/>
        </w:rPr>
        <w:t xml:space="preserve">los derechos fundamentales se definen como derechos subjetivos, libertades, potestades o inmunidades</w:t>
      </w:r>
      <w:r w:rsidDel="00000000" w:rsidR="00000000" w:rsidRPr="00000000">
        <w:rPr>
          <w:rFonts w:ascii="Times New Roman" w:cs="Times New Roman" w:eastAsia="Times New Roman" w:hAnsi="Times New Roman"/>
          <w:sz w:val="24"/>
          <w:szCs w:val="24"/>
          <w:vertAlign w:val="superscript"/>
        </w:rPr>
        <w:footnoteReference w:customMarkFollows="0" w:id="6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postura restringe </w:t>
      </w:r>
      <w:sdt>
        <w:sdtPr>
          <w:id w:val="2129866887"/>
          <w:tag w:val="goog_rdk_246"/>
        </w:sdtPr>
        <w:sdtContent>
          <w:del w:author="Jordi Ferrer Beltran" w:id="133" w:date="2025-08-30T05:03:00Z">
            <w:r w:rsidDel="00000000" w:rsidR="00000000" w:rsidRPr="00000000">
              <w:rPr>
                <w:rFonts w:ascii="Times New Roman" w:cs="Times New Roman" w:eastAsia="Times New Roman" w:hAnsi="Times New Roman"/>
                <w:sz w:val="24"/>
                <w:szCs w:val="24"/>
                <w:rtl w:val="0"/>
              </w:rPr>
              <w:delText xml:space="preserve">el ámbito de aplicación de </w:delText>
            </w:r>
          </w:del>
        </w:sdtContent>
      </w:sdt>
      <w:r w:rsidDel="00000000" w:rsidR="00000000" w:rsidRPr="00000000">
        <w:rPr>
          <w:rFonts w:ascii="Times New Roman" w:cs="Times New Roman" w:eastAsia="Times New Roman" w:hAnsi="Times New Roman"/>
          <w:sz w:val="24"/>
          <w:szCs w:val="24"/>
          <w:rtl w:val="0"/>
        </w:rPr>
        <w:t xml:space="preserve">la</w:t>
      </w:r>
      <w:sdt>
        <w:sdtPr>
          <w:id w:val="365061144"/>
          <w:tag w:val="goog_rdk_247"/>
        </w:sdtPr>
        <w:sdtContent>
          <w:ins w:author="Jordi Ferrer Beltran" w:id="134" w:date="2025-08-30T05:03:00Z">
            <w:r w:rsidDel="00000000" w:rsidR="00000000" w:rsidRPr="00000000">
              <w:rPr>
                <w:rFonts w:ascii="Times New Roman" w:cs="Times New Roman" w:eastAsia="Times New Roman" w:hAnsi="Times New Roman"/>
                <w:sz w:val="24"/>
                <w:szCs w:val="24"/>
                <w:rtl w:val="0"/>
              </w:rPr>
              <w:t xml:space="preserve"> noción de</w:t>
            </w:r>
          </w:ins>
        </w:sdtContent>
      </w:sdt>
      <w:r w:rsidDel="00000000" w:rsidR="00000000" w:rsidRPr="00000000">
        <w:rPr>
          <w:rFonts w:ascii="Times New Roman" w:cs="Times New Roman" w:eastAsia="Times New Roman" w:hAnsi="Times New Roman"/>
          <w:sz w:val="24"/>
          <w:szCs w:val="24"/>
          <w:rtl w:val="0"/>
        </w:rPr>
        <w:t xml:space="preserve"> prueba ilícita </w:t>
      </w:r>
      <w:sdt>
        <w:sdtPr>
          <w:id w:val="1519212350"/>
          <w:tag w:val="goog_rdk_248"/>
        </w:sdtPr>
        <w:sdtContent>
          <w:ins w:author="Jordi Ferrer Beltran" w:id="135" w:date="2025-08-30T05:03:00Z">
            <w:r w:rsidDel="00000000" w:rsidR="00000000" w:rsidRPr="00000000">
              <w:rPr>
                <w:rFonts w:ascii="Times New Roman" w:cs="Times New Roman" w:eastAsia="Times New Roman" w:hAnsi="Times New Roman"/>
                <w:sz w:val="24"/>
                <w:szCs w:val="24"/>
                <w:rtl w:val="0"/>
              </w:rPr>
              <w:t xml:space="preserve">para hacer referencia </w:t>
            </w:r>
          </w:ins>
        </w:sdtContent>
      </w:sdt>
      <w:sdt>
        <w:sdtPr>
          <w:id w:val="850539383"/>
          <w:tag w:val="goog_rdk_249"/>
        </w:sdtPr>
        <w:sdtContent>
          <w:del w:author="Jordi Ferrer Beltran" w:id="135" w:date="2025-08-30T05:03:00Z">
            <w:r w:rsidDel="00000000" w:rsidR="00000000" w:rsidRPr="00000000">
              <w:rPr>
                <w:rFonts w:ascii="Times New Roman" w:cs="Times New Roman" w:eastAsia="Times New Roman" w:hAnsi="Times New Roman"/>
                <w:sz w:val="24"/>
                <w:szCs w:val="24"/>
                <w:rtl w:val="0"/>
              </w:rPr>
              <w:delText xml:space="preserve">si es que la misma</w:delText>
            </w:r>
          </w:del>
        </w:sdtContent>
      </w:sdt>
      <w:sdt>
        <w:sdtPr>
          <w:id w:val="1736684290"/>
          <w:tag w:val="goog_rdk_250"/>
        </w:sdtPr>
        <w:sdtContent>
          <w:ins w:author="Jordi Ferrer Beltran" w:id="136" w:date="2025-08-30T05:03:00Z">
            <w:r w:rsidDel="00000000" w:rsidR="00000000" w:rsidRPr="00000000">
              <w:rPr>
                <w:rFonts w:ascii="Times New Roman" w:cs="Times New Roman" w:eastAsia="Times New Roman" w:hAnsi="Times New Roman"/>
                <w:sz w:val="24"/>
                <w:szCs w:val="24"/>
                <w:rtl w:val="0"/>
              </w:rPr>
              <w:t xml:space="preserve">a aquella que</w:t>
            </w:r>
          </w:ins>
        </w:sdtContent>
      </w:sdt>
      <w:r w:rsidDel="00000000" w:rsidR="00000000" w:rsidRPr="00000000">
        <w:rPr>
          <w:rFonts w:ascii="Times New Roman" w:cs="Times New Roman" w:eastAsia="Times New Roman" w:hAnsi="Times New Roman"/>
          <w:sz w:val="24"/>
          <w:szCs w:val="24"/>
          <w:rtl w:val="0"/>
        </w:rPr>
        <w:t xml:space="preserve"> result</w:t>
      </w:r>
      <w:sdt>
        <w:sdtPr>
          <w:id w:val="-732090742"/>
          <w:tag w:val="goog_rdk_251"/>
        </w:sdtPr>
        <w:sdtContent>
          <w:ins w:author="Jordi Ferrer Beltran" w:id="137" w:date="2025-08-30T05:03:00Z">
            <w:r w:rsidDel="00000000" w:rsidR="00000000" w:rsidRPr="00000000">
              <w:rPr>
                <w:rFonts w:ascii="Times New Roman" w:cs="Times New Roman" w:eastAsia="Times New Roman" w:hAnsi="Times New Roman"/>
                <w:sz w:val="24"/>
                <w:szCs w:val="24"/>
                <w:rtl w:val="0"/>
              </w:rPr>
              <w:t xml:space="preserve">e</w:t>
            </w:r>
          </w:ins>
        </w:sdtContent>
      </w:sdt>
      <w:sdt>
        <w:sdtPr>
          <w:id w:val="-747256364"/>
          <w:tag w:val="goog_rdk_252"/>
        </w:sdtPr>
        <w:sdtContent>
          <w:del w:author="Jordi Ferrer Beltran" w:id="137" w:date="2025-08-30T05:03:00Z">
            <w:r w:rsidDel="00000000" w:rsidR="00000000" w:rsidRPr="00000000">
              <w:rPr>
                <w:rFonts w:ascii="Times New Roman" w:cs="Times New Roman" w:eastAsia="Times New Roman" w:hAnsi="Times New Roman"/>
                <w:sz w:val="24"/>
                <w:szCs w:val="24"/>
                <w:rtl w:val="0"/>
              </w:rPr>
              <w:delText xml:space="preserve">a</w:delText>
            </w:r>
          </w:del>
        </w:sdtContent>
      </w:sdt>
      <w:r w:rsidDel="00000000" w:rsidR="00000000" w:rsidRPr="00000000">
        <w:rPr>
          <w:rFonts w:ascii="Times New Roman" w:cs="Times New Roman" w:eastAsia="Times New Roman" w:hAnsi="Times New Roman"/>
          <w:sz w:val="24"/>
          <w:szCs w:val="24"/>
          <w:rtl w:val="0"/>
        </w:rPr>
        <w:t xml:space="preserve"> solamente </w:t>
      </w:r>
      <w:sdt>
        <w:sdtPr>
          <w:id w:val="833206948"/>
          <w:tag w:val="goog_rdk_253"/>
        </w:sdtPr>
        <w:sdtContent>
          <w:del w:author="Jordi Ferrer Beltran" w:id="138" w:date="2025-08-30T05:03:00Z">
            <w:r w:rsidDel="00000000" w:rsidR="00000000" w:rsidRPr="00000000">
              <w:rPr>
                <w:rFonts w:ascii="Times New Roman" w:cs="Times New Roman" w:eastAsia="Times New Roman" w:hAnsi="Times New Roman"/>
                <w:sz w:val="24"/>
                <w:szCs w:val="24"/>
                <w:rtl w:val="0"/>
              </w:rPr>
              <w:delText xml:space="preserve">con </w:delText>
            </w:r>
          </w:del>
        </w:sdtContent>
      </w:sdt>
      <w:sdt>
        <w:sdtPr>
          <w:id w:val="224495809"/>
          <w:tag w:val="goog_rdk_254"/>
        </w:sdtPr>
        <w:sdtContent>
          <w:ins w:author="Jordi Ferrer Beltran" w:id="138" w:date="2025-08-30T05:03:00Z">
            <w:r w:rsidDel="00000000" w:rsidR="00000000" w:rsidRPr="00000000">
              <w:rPr>
                <w:rFonts w:ascii="Times New Roman" w:cs="Times New Roman" w:eastAsia="Times New Roman" w:hAnsi="Times New Roman"/>
                <w:sz w:val="24"/>
                <w:szCs w:val="24"/>
                <w:rtl w:val="0"/>
              </w:rPr>
              <w:t xml:space="preserve">de </w:t>
            </w:r>
          </w:ins>
        </w:sdtContent>
      </w:sdt>
      <w:r w:rsidDel="00000000" w:rsidR="00000000" w:rsidRPr="00000000">
        <w:rPr>
          <w:rFonts w:ascii="Times New Roman" w:cs="Times New Roman" w:eastAsia="Times New Roman" w:hAnsi="Times New Roman"/>
          <w:sz w:val="24"/>
          <w:szCs w:val="24"/>
          <w:rtl w:val="0"/>
        </w:rPr>
        <w:t xml:space="preserve">la vulneración de derechos fundamentales. </w:t>
      </w:r>
      <w:sdt>
        <w:sdtPr>
          <w:id w:val="2005864458"/>
          <w:tag w:val="goog_rdk_255"/>
        </w:sdtPr>
        <w:sdtContent>
          <w:del w:author="Jordi Ferrer Beltran" w:id="139" w:date="2025-08-30T05:03:00Z">
            <w:r w:rsidDel="00000000" w:rsidR="00000000" w:rsidRPr="00000000">
              <w:rPr>
                <w:rFonts w:ascii="Times New Roman" w:cs="Times New Roman" w:eastAsia="Times New Roman" w:hAnsi="Times New Roman"/>
                <w:sz w:val="24"/>
                <w:szCs w:val="24"/>
                <w:rtl w:val="0"/>
              </w:rPr>
              <w:delText xml:space="preserve">Pues </w:delText>
            </w:r>
          </w:del>
        </w:sdtContent>
      </w:sdt>
      <w:sdt>
        <w:sdtPr>
          <w:id w:val="1153804613"/>
          <w:tag w:val="goog_rdk_256"/>
        </w:sdtPr>
        <w:sdtContent>
          <w:ins w:author="Jordi Ferrer Beltran" w:id="139" w:date="2025-08-30T05:03:00Z">
            <w:r w:rsidDel="00000000" w:rsidR="00000000" w:rsidRPr="00000000">
              <w:rPr>
                <w:rFonts w:ascii="Times New Roman" w:cs="Times New Roman" w:eastAsia="Times New Roman" w:hAnsi="Times New Roman"/>
                <w:sz w:val="24"/>
                <w:szCs w:val="24"/>
                <w:rtl w:val="0"/>
              </w:rPr>
              <w:t xml:space="preserve">Así, </w:t>
            </w:r>
          </w:ins>
        </w:sdtContent>
      </w:sdt>
      <w:r w:rsidDel="00000000" w:rsidR="00000000" w:rsidRPr="00000000">
        <w:rPr>
          <w:rFonts w:ascii="Times New Roman" w:cs="Times New Roman" w:eastAsia="Times New Roman" w:hAnsi="Times New Roman"/>
          <w:sz w:val="24"/>
          <w:szCs w:val="24"/>
          <w:rtl w:val="0"/>
        </w:rPr>
        <w:t xml:space="preserve">la prueba ilícita entendida de esta forma </w:t>
      </w:r>
      <w:sdt>
        <w:sdtPr>
          <w:id w:val="99115679"/>
          <w:tag w:val="goog_rdk_257"/>
        </w:sdtPr>
        <w:sdtContent>
          <w:del w:author="Jordi Ferrer Beltran" w:id="140" w:date="2025-08-30T05:04:00Z">
            <w:r w:rsidDel="00000000" w:rsidR="00000000" w:rsidRPr="00000000">
              <w:rPr>
                <w:rFonts w:ascii="Times New Roman" w:cs="Times New Roman" w:eastAsia="Times New Roman" w:hAnsi="Times New Roman"/>
                <w:sz w:val="24"/>
                <w:szCs w:val="24"/>
                <w:rtl w:val="0"/>
              </w:rPr>
              <w:delText xml:space="preserve">implica </w:delText>
            </w:r>
          </w:del>
        </w:sdtContent>
      </w:sdt>
      <w:sdt>
        <w:sdtPr>
          <w:id w:val="-112302282"/>
          <w:tag w:val="goog_rdk_258"/>
        </w:sdtPr>
        <w:sdtContent>
          <w:ins w:author="Jordi Ferrer Beltran" w:id="140" w:date="2025-08-30T05:04:00Z">
            <w:r w:rsidDel="00000000" w:rsidR="00000000" w:rsidRPr="00000000">
              <w:rPr>
                <w:rFonts w:ascii="Times New Roman" w:cs="Times New Roman" w:eastAsia="Times New Roman" w:hAnsi="Times New Roman"/>
                <w:sz w:val="24"/>
                <w:szCs w:val="24"/>
                <w:rtl w:val="0"/>
              </w:rPr>
              <w:t xml:space="preserve">supone </w:t>
            </w:r>
          </w:ins>
        </w:sdtContent>
      </w:sdt>
      <w:r w:rsidDel="00000000" w:rsidR="00000000" w:rsidRPr="00000000">
        <w:rPr>
          <w:rFonts w:ascii="Times New Roman" w:cs="Times New Roman" w:eastAsia="Times New Roman" w:hAnsi="Times New Roman"/>
          <w:sz w:val="24"/>
          <w:szCs w:val="24"/>
          <w:rtl w:val="0"/>
        </w:rPr>
        <w:t xml:space="preserve">que esta </w:t>
      </w:r>
      <w:sdt>
        <w:sdtPr>
          <w:id w:val="2005919741"/>
          <w:tag w:val="goog_rdk_259"/>
        </w:sdtPr>
        <w:sdtContent>
          <w:ins w:author="Jordi Ferrer Beltran" w:id="141" w:date="2025-08-30T05:04:00Z">
            <w:r w:rsidDel="00000000" w:rsidR="00000000" w:rsidRPr="00000000">
              <w:rPr>
                <w:rFonts w:ascii="Times New Roman" w:cs="Times New Roman" w:eastAsia="Times New Roman" w:hAnsi="Times New Roman"/>
                <w:sz w:val="24"/>
                <w:szCs w:val="24"/>
                <w:rtl w:val="0"/>
              </w:rPr>
              <w:t xml:space="preserve">es la que </w:t>
            </w:r>
          </w:ins>
        </w:sdtContent>
      </w:sdt>
      <w:sdt>
        <w:sdtPr>
          <w:id w:val="296426142"/>
          <w:tag w:val="goog_rdk_260"/>
        </w:sdtPr>
        <w:sdtContent>
          <w:del w:author="Jordi Ferrer Beltran" w:id="141" w:date="2025-08-30T05:04:00Z">
            <w:r w:rsidDel="00000000" w:rsidR="00000000" w:rsidRPr="00000000">
              <w:rPr>
                <w:rFonts w:ascii="Times New Roman" w:cs="Times New Roman" w:eastAsia="Times New Roman" w:hAnsi="Times New Roman"/>
                <w:sz w:val="24"/>
                <w:szCs w:val="24"/>
                <w:rtl w:val="0"/>
              </w:rPr>
              <w:delText xml:space="preserve">puede </w:delText>
            </w:r>
          </w:del>
        </w:sdtContent>
      </w:sdt>
      <w:r w:rsidDel="00000000" w:rsidR="00000000" w:rsidRPr="00000000">
        <w:rPr>
          <w:rFonts w:ascii="Times New Roman" w:cs="Times New Roman" w:eastAsia="Times New Roman" w:hAnsi="Times New Roman"/>
          <w:sz w:val="24"/>
          <w:szCs w:val="24"/>
          <w:rtl w:val="0"/>
        </w:rPr>
        <w:t xml:space="preserve">resulta</w:t>
      </w:r>
      <w:sdt>
        <w:sdtPr>
          <w:id w:val="-927375248"/>
          <w:tag w:val="goog_rdk_261"/>
        </w:sdtPr>
        <w:sdtContent>
          <w:del w:author="Jordi Ferrer Beltran" w:id="142" w:date="2025-08-30T05:04:00Z">
            <w:r w:rsidDel="00000000" w:rsidR="00000000" w:rsidRPr="00000000">
              <w:rPr>
                <w:rFonts w:ascii="Times New Roman" w:cs="Times New Roman" w:eastAsia="Times New Roman" w:hAnsi="Times New Roman"/>
                <w:sz w:val="24"/>
                <w:szCs w:val="24"/>
                <w:rtl w:val="0"/>
              </w:rPr>
              <w:delText xml:space="preserve">r</w:delText>
            </w:r>
          </w:del>
        </w:sdtContent>
      </w:sdt>
      <w:r w:rsidDel="00000000" w:rsidR="00000000" w:rsidRPr="00000000">
        <w:rPr>
          <w:rFonts w:ascii="Times New Roman" w:cs="Times New Roman" w:eastAsia="Times New Roman" w:hAnsi="Times New Roman"/>
          <w:sz w:val="24"/>
          <w:szCs w:val="24"/>
          <w:rtl w:val="0"/>
        </w:rPr>
        <w:t xml:space="preserve"> solamente de la violación de </w:t>
      </w:r>
      <w:sdt>
        <w:sdtPr>
          <w:id w:val="-1383683773"/>
          <w:tag w:val="goog_rdk_262"/>
        </w:sdtPr>
        <w:sdtContent>
          <w:del w:author="Jordi Ferrer Beltran" w:id="143" w:date="2025-08-30T05:04:00Z"/>
          <w:sdt>
            <w:sdtPr>
              <w:id w:val="869926401"/>
              <w:tag w:val="goog_rdk_263"/>
            </w:sdtPr>
            <w:sdtContent>
              <w:del w:author="Jordi Ferrer Beltran" w:id="143" w:date="2025-08-30T05:04:00Z">
                <w:r w:rsidDel="00000000" w:rsidR="00000000" w:rsidRPr="00000000">
                  <w:rPr>
                    <w:rFonts w:ascii="Times New Roman" w:cs="Times New Roman" w:eastAsia="Times New Roman" w:hAnsi="Times New Roman"/>
                    <w:sz w:val="24"/>
                    <w:szCs w:val="24"/>
                    <w:rtl w:val="0"/>
                    <w:rPrChange w:author="Jordi Ferrer Beltran" w:id="144" w:date="2025-08-30T05:04:00Z">
                      <w:rPr>
                        <w:rFonts w:ascii="Times New Roman" w:cs="Times New Roman" w:eastAsia="Times New Roman" w:hAnsi="Times New Roman"/>
                        <w:i w:val="1"/>
                        <w:sz w:val="24"/>
                        <w:szCs w:val="24"/>
                      </w:rPr>
                    </w:rPrChange>
                  </w:rPr>
                  <w:delText xml:space="preserve">esos </w:delText>
                </w:r>
              </w:del>
            </w:sdtContent>
          </w:sdt>
          <w:del w:author="Jordi Ferrer Beltran" w:id="143" w:date="2025-08-30T05:04:00Z"/>
        </w:sdtContent>
      </w:sdt>
      <w:sdt>
        <w:sdtPr>
          <w:id w:val="-1250072596"/>
          <w:tag w:val="goog_rdk_264"/>
        </w:sdtPr>
        <w:sdtContent>
          <w:ins w:author="Jordi Ferrer Beltran" w:id="143" w:date="2025-08-30T05:04:00Z"/>
          <w:sdt>
            <w:sdtPr>
              <w:id w:val="-102365915"/>
              <w:tag w:val="goog_rdk_265"/>
            </w:sdtPr>
            <w:sdtContent>
              <w:ins w:author="Jordi Ferrer Beltran" w:id="143" w:date="2025-08-30T05:04:00Z">
                <w:r w:rsidDel="00000000" w:rsidR="00000000" w:rsidRPr="00000000">
                  <w:rPr>
                    <w:rFonts w:ascii="Times New Roman" w:cs="Times New Roman" w:eastAsia="Times New Roman" w:hAnsi="Times New Roman"/>
                    <w:sz w:val="24"/>
                    <w:szCs w:val="24"/>
                    <w:rtl w:val="0"/>
                    <w:rPrChange w:author="Jordi Ferrer Beltran" w:id="144" w:date="2025-08-30T05:04:00Z">
                      <w:rPr>
                        <w:rFonts w:ascii="Times New Roman" w:cs="Times New Roman" w:eastAsia="Times New Roman" w:hAnsi="Times New Roman"/>
                        <w:i w:val="1"/>
                        <w:sz w:val="24"/>
                        <w:szCs w:val="24"/>
                      </w:rPr>
                    </w:rPrChange>
                  </w:rPr>
                  <w:t xml:space="preserve">los</w:t>
                </w:r>
              </w:ins>
            </w:sdtContent>
          </w:sdt>
          <w:ins w:author="Jordi Ferrer Beltran" w:id="143" w:date="2025-08-30T05:04:00Z">
            <w:r w:rsidDel="00000000" w:rsidR="00000000" w:rsidRPr="00000000">
              <w:rPr>
                <w:rFonts w:ascii="Times New Roman" w:cs="Times New Roman" w:eastAsia="Times New Roman" w:hAnsi="Times New Roman"/>
                <w:i w:val="1"/>
                <w:sz w:val="24"/>
                <w:szCs w:val="24"/>
                <w:rtl w:val="0"/>
              </w:rPr>
              <w:t xml:space="preserve"> </w:t>
            </w:r>
          </w:ins>
        </w:sdtContent>
      </w:sdt>
      <w:r w:rsidDel="00000000" w:rsidR="00000000" w:rsidRPr="00000000">
        <w:rPr>
          <w:rFonts w:ascii="Times New Roman" w:cs="Times New Roman" w:eastAsia="Times New Roman" w:hAnsi="Times New Roman"/>
          <w:sz w:val="24"/>
          <w:szCs w:val="24"/>
          <w:rtl w:val="0"/>
        </w:rPr>
        <w:t xml:space="preserve">derechos </w:t>
      </w:r>
      <w:sdt>
        <w:sdtPr>
          <w:id w:val="546255793"/>
          <w:tag w:val="goog_rdk_266"/>
        </w:sdtPr>
        <w:sdtContent>
          <w:ins w:author="Jordi Ferrer Beltran" w:id="145" w:date="2025-08-30T05:04:00Z">
            <w:r w:rsidDel="00000000" w:rsidR="00000000" w:rsidRPr="00000000">
              <w:rPr>
                <w:rFonts w:ascii="Times New Roman" w:cs="Times New Roman" w:eastAsia="Times New Roman" w:hAnsi="Times New Roman"/>
                <w:sz w:val="24"/>
                <w:szCs w:val="24"/>
                <w:rtl w:val="0"/>
              </w:rPr>
              <w:t xml:space="preserve">constitucionales que son </w:t>
            </w:r>
          </w:ins>
        </w:sdtContent>
      </w:sdt>
      <w:r w:rsidDel="00000000" w:rsidR="00000000" w:rsidRPr="00000000">
        <w:rPr>
          <w:rFonts w:ascii="Times New Roman" w:cs="Times New Roman" w:eastAsia="Times New Roman" w:hAnsi="Times New Roman"/>
          <w:sz w:val="24"/>
          <w:szCs w:val="24"/>
          <w:rtl w:val="0"/>
        </w:rPr>
        <w:t xml:space="preserve">fundamentales y no de otros derechos u otras normas.</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debate relativo a la relación existente entre la prueba ilícita y los derechos fundamentales, otro de los puntos que se discute en la doctrina es qué debe entenderse por </w:t>
      </w:r>
      <w:r w:rsidDel="00000000" w:rsidR="00000000" w:rsidRPr="00000000">
        <w:rPr>
          <w:rFonts w:ascii="Times New Roman" w:cs="Times New Roman" w:eastAsia="Times New Roman" w:hAnsi="Times New Roman"/>
          <w:i w:val="1"/>
          <w:sz w:val="24"/>
          <w:szCs w:val="24"/>
          <w:rtl w:val="0"/>
        </w:rPr>
        <w:t xml:space="preserve">violación</w:t>
      </w:r>
      <w:r w:rsidDel="00000000" w:rsidR="00000000" w:rsidRPr="00000000">
        <w:rPr>
          <w:rFonts w:ascii="Times New Roman" w:cs="Times New Roman" w:eastAsia="Times New Roman" w:hAnsi="Times New Roman"/>
          <w:sz w:val="24"/>
          <w:szCs w:val="24"/>
          <w:rtl w:val="0"/>
        </w:rPr>
        <w:t xml:space="preserve"> de derechos fundamentales. La discusión aquí se refiere a cuándo se puede considerar violado un derecho fundamental y las respuestas se plantean en dos sentidos: por un lado, los que entienden que se viola un derecho fundamental </w:t>
      </w:r>
      <w:r w:rsidDel="00000000" w:rsidR="00000000" w:rsidRPr="00000000">
        <w:rPr>
          <w:rFonts w:ascii="Times New Roman" w:cs="Times New Roman" w:eastAsia="Times New Roman" w:hAnsi="Times New Roman"/>
          <w:i w:val="1"/>
          <w:sz w:val="24"/>
          <w:szCs w:val="24"/>
          <w:rtl w:val="0"/>
        </w:rPr>
        <w:t xml:space="preserve">únicamente</w:t>
      </w:r>
      <w:r w:rsidDel="00000000" w:rsidR="00000000" w:rsidRPr="00000000">
        <w:rPr>
          <w:rFonts w:ascii="Times New Roman" w:cs="Times New Roman" w:eastAsia="Times New Roman" w:hAnsi="Times New Roman"/>
          <w:sz w:val="24"/>
          <w:szCs w:val="24"/>
          <w:rtl w:val="0"/>
        </w:rPr>
        <w:t xml:space="preserve"> en caso de vulnerarse su contenido constitucional</w:t>
      </w:r>
      <w:r w:rsidDel="00000000" w:rsidR="00000000" w:rsidRPr="00000000">
        <w:rPr>
          <w:rFonts w:ascii="Times New Roman" w:cs="Times New Roman" w:eastAsia="Times New Roman" w:hAnsi="Times New Roman"/>
          <w:sz w:val="24"/>
          <w:szCs w:val="24"/>
          <w:vertAlign w:val="superscript"/>
        </w:rPr>
        <w:footnoteReference w:customMarkFollows="0" w:id="67"/>
      </w:r>
      <w:r w:rsidDel="00000000" w:rsidR="00000000" w:rsidRPr="00000000">
        <w:rPr>
          <w:rFonts w:ascii="Times New Roman" w:cs="Times New Roman" w:eastAsia="Times New Roman" w:hAnsi="Times New Roman"/>
          <w:sz w:val="24"/>
          <w:szCs w:val="24"/>
          <w:rtl w:val="0"/>
        </w:rPr>
        <w:t xml:space="preserve">, y, por otro, quienes defienden la idea de que debe incluirse también la infracción de sus normas de desarrollo</w:t>
      </w:r>
      <w:r w:rsidDel="00000000" w:rsidR="00000000" w:rsidRPr="00000000">
        <w:rPr>
          <w:rFonts w:ascii="Times New Roman" w:cs="Times New Roman" w:eastAsia="Times New Roman" w:hAnsi="Times New Roman"/>
          <w:sz w:val="24"/>
          <w:szCs w:val="24"/>
          <w:vertAlign w:val="superscript"/>
        </w:rPr>
        <w:footnoteReference w:customMarkFollows="0" w:id="68"/>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debate sobre cuándo se puede considerar violado un derecho fundamental encuentra respuestas también en clave jurisprudencial. Así, el Tribunal Constitucional español se ha pronunciado al respecto, decantándose por la solución que entiende la violación de derechos fundamentales como la violación de su regulación constitucional y no de sus normas de desarrollo</w:t>
      </w:r>
      <w:sdt>
        <w:sdtPr>
          <w:id w:val="210363433"/>
          <w:tag w:val="goog_rdk_267"/>
        </w:sdtPr>
        <w:sdtContent>
          <w:commentRangeStart w:id="20"/>
        </w:sdtContent>
      </w:sdt>
      <w:r w:rsidDel="00000000" w:rsidR="00000000" w:rsidRPr="00000000">
        <w:rPr>
          <w:rFonts w:ascii="Times New Roman" w:cs="Times New Roman" w:eastAsia="Times New Roman" w:hAnsi="Times New Roman"/>
          <w:sz w:val="24"/>
          <w:szCs w:val="24"/>
          <w:vertAlign w:val="superscript"/>
        </w:rPr>
        <w:footnoteReference w:customMarkFollows="0" w:id="69"/>
      </w:r>
      <w:r w:rsidDel="00000000" w:rsidR="00000000" w:rsidRPr="00000000">
        <w:rPr>
          <w:rFonts w:ascii="Times New Roman" w:cs="Times New Roman" w:eastAsia="Times New Roman" w:hAnsi="Times New Roman"/>
          <w:sz w:val="24"/>
          <w:szCs w:val="24"/>
          <w:rtl w:val="0"/>
        </w:rPr>
        <w:t xml:space="preserve">.</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de los puntos probl</w:t>
      </w:r>
      <w:sdt>
        <w:sdtPr>
          <w:id w:val="422887806"/>
          <w:tag w:val="goog_rdk_268"/>
        </w:sdtPr>
        <w:sdtContent>
          <w:ins w:author="Jordi Ferrer Beltran" w:id="146" w:date="2025-08-30T05:07:00Z">
            <w:r w:rsidDel="00000000" w:rsidR="00000000" w:rsidRPr="00000000">
              <w:rPr>
                <w:rFonts w:ascii="Times New Roman" w:cs="Times New Roman" w:eastAsia="Times New Roman" w:hAnsi="Times New Roman"/>
                <w:sz w:val="24"/>
                <w:szCs w:val="24"/>
                <w:rtl w:val="0"/>
              </w:rPr>
              <w:t xml:space="preserve">e</w:t>
            </w:r>
          </w:ins>
        </w:sdtContent>
      </w:sdt>
      <w:sdt>
        <w:sdtPr>
          <w:id w:val="-360153872"/>
          <w:tag w:val="goog_rdk_269"/>
        </w:sdtPr>
        <w:sdtContent>
          <w:del w:author="Jordi Ferrer Beltran" w:id="146" w:date="2025-08-30T05:07:00Z">
            <w:r w:rsidDel="00000000" w:rsidR="00000000" w:rsidRPr="00000000">
              <w:rPr>
                <w:rFonts w:ascii="Times New Roman" w:cs="Times New Roman" w:eastAsia="Times New Roman" w:hAnsi="Times New Roman"/>
                <w:sz w:val="24"/>
                <w:szCs w:val="24"/>
                <w:rtl w:val="0"/>
              </w:rPr>
              <w:delText xml:space="preserve">é</w:delText>
            </w:r>
          </w:del>
        </w:sdtContent>
      </w:sdt>
      <w:r w:rsidDel="00000000" w:rsidR="00000000" w:rsidRPr="00000000">
        <w:rPr>
          <w:rFonts w:ascii="Times New Roman" w:cs="Times New Roman" w:eastAsia="Times New Roman" w:hAnsi="Times New Roman"/>
          <w:sz w:val="24"/>
          <w:szCs w:val="24"/>
          <w:rtl w:val="0"/>
        </w:rPr>
        <w:t xml:space="preserve">m</w:t>
      </w:r>
      <w:sdt>
        <w:sdtPr>
          <w:id w:val="-114595402"/>
          <w:tag w:val="goog_rdk_270"/>
        </w:sdtPr>
        <w:sdtContent>
          <w:ins w:author="Jordi Ferrer Beltran" w:id="147" w:date="2025-08-30T05:07:00Z">
            <w:r w:rsidDel="00000000" w:rsidR="00000000" w:rsidRPr="00000000">
              <w:rPr>
                <w:rFonts w:ascii="Times New Roman" w:cs="Times New Roman" w:eastAsia="Times New Roman" w:hAnsi="Times New Roman"/>
                <w:sz w:val="24"/>
                <w:szCs w:val="24"/>
                <w:rtl w:val="0"/>
              </w:rPr>
              <w:t xml:space="preserve">át</w:t>
            </w:r>
          </w:ins>
        </w:sdtContent>
      </w:sdt>
      <w:r w:rsidDel="00000000" w:rsidR="00000000" w:rsidRPr="00000000">
        <w:rPr>
          <w:rFonts w:ascii="Times New Roman" w:cs="Times New Roman" w:eastAsia="Times New Roman" w:hAnsi="Times New Roman"/>
          <w:sz w:val="24"/>
          <w:szCs w:val="24"/>
          <w:rtl w:val="0"/>
        </w:rPr>
        <w:t xml:space="preserve">icos es la cuestión relativa a si la prueba ilícita puede resultar de la violación de </w:t>
      </w:r>
      <w:r w:rsidDel="00000000" w:rsidR="00000000" w:rsidRPr="00000000">
        <w:rPr>
          <w:rFonts w:ascii="Times New Roman" w:cs="Times New Roman" w:eastAsia="Times New Roman" w:hAnsi="Times New Roman"/>
          <w:i w:val="1"/>
          <w:sz w:val="24"/>
          <w:szCs w:val="24"/>
          <w:rtl w:val="0"/>
        </w:rPr>
        <w:t xml:space="preserve">cualquier</w:t>
      </w:r>
      <w:r w:rsidDel="00000000" w:rsidR="00000000" w:rsidRPr="00000000">
        <w:rPr>
          <w:rFonts w:ascii="Times New Roman" w:cs="Times New Roman" w:eastAsia="Times New Roman" w:hAnsi="Times New Roman"/>
          <w:sz w:val="24"/>
          <w:szCs w:val="24"/>
          <w:rtl w:val="0"/>
        </w:rPr>
        <w:t xml:space="preserve"> derecho fundamental. Para una parte de la doctrina, es la que resulta de la violación de </w:t>
      </w:r>
      <w:r w:rsidDel="00000000" w:rsidR="00000000" w:rsidRPr="00000000">
        <w:rPr>
          <w:rFonts w:ascii="Times New Roman" w:cs="Times New Roman" w:eastAsia="Times New Roman" w:hAnsi="Times New Roman"/>
          <w:i w:val="1"/>
          <w:sz w:val="24"/>
          <w:szCs w:val="24"/>
          <w:rtl w:val="0"/>
        </w:rPr>
        <w:t xml:space="preserve">algunos</w:t>
      </w:r>
      <w:r w:rsidDel="00000000" w:rsidR="00000000" w:rsidRPr="00000000">
        <w:rPr>
          <w:rFonts w:ascii="Times New Roman" w:cs="Times New Roman" w:eastAsia="Times New Roman" w:hAnsi="Times New Roman"/>
          <w:sz w:val="24"/>
          <w:szCs w:val="24"/>
          <w:rtl w:val="0"/>
        </w:rPr>
        <w:t xml:space="preserve"> derechos fundamentales, específicamente los que se denominan como «derechos procesales»</w:t>
      </w:r>
      <w:r w:rsidDel="00000000" w:rsidR="00000000" w:rsidRPr="00000000">
        <w:rPr>
          <w:rFonts w:ascii="Times New Roman" w:cs="Times New Roman" w:eastAsia="Times New Roman" w:hAnsi="Times New Roman"/>
          <w:sz w:val="24"/>
          <w:szCs w:val="24"/>
          <w:vertAlign w:val="superscript"/>
        </w:rPr>
        <w:footnoteReference w:customMarkFollows="0" w:id="7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sdt>
        <w:sdtPr>
          <w:id w:val="1171025199"/>
          <w:tag w:val="goog_rdk_271"/>
        </w:sdtPr>
        <w:sdtContent>
          <w:commentRangeStart w:id="21"/>
        </w:sdtContent>
      </w:sdt>
      <w:r w:rsidDel="00000000" w:rsidR="00000000" w:rsidRPr="00000000">
        <w:rPr>
          <w:rFonts w:ascii="Times New Roman" w:cs="Times New Roman" w:eastAsia="Times New Roman" w:hAnsi="Times New Roman"/>
          <w:sz w:val="24"/>
          <w:szCs w:val="24"/>
          <w:rtl w:val="0"/>
        </w:rPr>
        <w:t xml:space="preserve">Los seguidores de esta posición</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expresan que algunos derechos fundamentales tienen incidencia en el proceso y son sólo estos los que se conectan con la</w:t>
      </w:r>
      <w:sdt>
        <w:sdtPr>
          <w:id w:val="1518007696"/>
          <w:tag w:val="goog_rdk_272"/>
        </w:sdtPr>
        <w:sdtContent>
          <w:ins w:author="Jordi Ferrer Beltran" w:id="148" w:date="2025-08-30T05:08:00Z">
            <w:r w:rsidDel="00000000" w:rsidR="00000000" w:rsidRPr="00000000">
              <w:rPr>
                <w:rFonts w:ascii="Times New Roman" w:cs="Times New Roman" w:eastAsia="Times New Roman" w:hAnsi="Times New Roman"/>
                <w:sz w:val="24"/>
                <w:szCs w:val="24"/>
                <w:rtl w:val="0"/>
              </w:rPr>
              <w:t xml:space="preserve"> noción de</w:t>
            </w:r>
          </w:ins>
        </w:sdtContent>
      </w:sdt>
      <w:r w:rsidDel="00000000" w:rsidR="00000000" w:rsidRPr="00000000">
        <w:rPr>
          <w:rFonts w:ascii="Times New Roman" w:cs="Times New Roman" w:eastAsia="Times New Roman" w:hAnsi="Times New Roman"/>
          <w:sz w:val="24"/>
          <w:szCs w:val="24"/>
          <w:rtl w:val="0"/>
        </w:rPr>
        <w:t xml:space="preserve"> prueba ilícita (y ello en consonancia con que se entienda que la prueba ilícita sólo tiene lugar en el contexto procesal, de todos modos). El debate se centra en, por ejemplo, la violación del derecho a la intimidad o al secreto de las comunicaciones, que son derechos que pueden verse violados en casos típicos de pruebas ilícitas y, en cambio, no son derechos procesales. </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contraparte de esta postura entiende que la prueba ilícita sí puede resultar de la violación de </w:t>
      </w:r>
      <w:r w:rsidDel="00000000" w:rsidR="00000000" w:rsidRPr="00000000">
        <w:rPr>
          <w:rFonts w:ascii="Times New Roman" w:cs="Times New Roman" w:eastAsia="Times New Roman" w:hAnsi="Times New Roman"/>
          <w:i w:val="1"/>
          <w:sz w:val="24"/>
          <w:szCs w:val="24"/>
          <w:rtl w:val="0"/>
        </w:rPr>
        <w:t xml:space="preserve">cualquier</w:t>
      </w:r>
      <w:r w:rsidDel="00000000" w:rsidR="00000000" w:rsidRPr="00000000">
        <w:rPr>
          <w:rFonts w:ascii="Times New Roman" w:cs="Times New Roman" w:eastAsia="Times New Roman" w:hAnsi="Times New Roman"/>
          <w:sz w:val="24"/>
          <w:szCs w:val="24"/>
          <w:rtl w:val="0"/>
        </w:rPr>
        <w:t xml:space="preserve"> derecho fundamental, sin hacer distinciones entre los derechos de raigambre procesal o sustantiva, pues, desde un punto de vista los derechos fundamentales, están presentes tanto dentro como fuera del proceso. Por lo que puede entonces afirmarse que si la ilicitud es factible de ubicar tanto en el contexto procesal como en el extraprocesal esto indica, en parte, que la prueba ilícita puede resultar de la violación de derechos fundamentales en general</w:t>
      </w:r>
      <w:r w:rsidDel="00000000" w:rsidR="00000000" w:rsidRPr="00000000">
        <w:rPr>
          <w:rFonts w:ascii="Times New Roman" w:cs="Times New Roman" w:eastAsia="Times New Roman" w:hAnsi="Times New Roman"/>
          <w:sz w:val="24"/>
          <w:szCs w:val="24"/>
          <w:vertAlign w:val="superscript"/>
        </w:rPr>
        <w:footnoteReference w:customMarkFollows="0" w:id="7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sdt>
        <w:sdtPr>
          <w:id w:val="-1169809349"/>
          <w:tag w:val="goog_rdk_273"/>
        </w:sdtPr>
        <w:sdtContent>
          <w:commentRangeStart w:id="22"/>
        </w:sdtContent>
      </w:sdt>
      <w:r w:rsidDel="00000000" w:rsidR="00000000" w:rsidRPr="00000000">
        <w:rPr>
          <w:rFonts w:ascii="Times New Roman" w:cs="Times New Roman" w:eastAsia="Times New Roman" w:hAnsi="Times New Roman"/>
          <w:sz w:val="24"/>
          <w:szCs w:val="24"/>
          <w:rtl w:val="0"/>
        </w:rPr>
        <w:t xml:space="preserve">Se trata de una cuestión que guarda relación con el momento en que tiene lugar la ilicitud, y, además con el tipo de actividad que se debe desarrollar – referida a recabar pruebas – y a través de la cual se viola el derecho fundamental para que pueda resultar una prueba como ilícita. Aspecto cardinal porque pareciera que tiene que ver solo con el momento de la ilicitud y no precisamente ha de ser así, en tanto para que se produzca una ilicitud debe examinarse el derecho violado, el contexto en que tuvo lugar y, en específico, el tipo de actividad que se estaba llevando a cabo.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actividad referida a recabar pruebas es un elemento importante que señalar en ese sentido porque las ilicitudes se producen mientras ella se despliega. Ese tipo de actividad es la que acontece, entre otras, mientras se realiza un registro, un interrogatorio, se intervienen las comunicaciones o cuando se practica una prueba testifical, y constituyen típicas diligencias a través de las cuales se pueden quebrantar derechos fundamentales (sustantivos o procesales).   </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 la posición que se comparte, pues en ese contexto no parece adecuado clasificar los derechos fundamentales por categorías en lugar de tratarlos a todos por igual. En ese sentido se podrán dar casos en los que se hayan violado derechos fundamentales de los denominados sustantivos y de esa violación puede resultar una prueba ilícita (violación del derecho al secreto de las comunicaciones, por ejemplo), así como se pueden vulnerar derechos fundamentales de corte procesal (derecho a la defensa, por ejemplo) y también resultar una prueba ilícita</w:t>
      </w:r>
      <w:r w:rsidDel="00000000" w:rsidR="00000000" w:rsidRPr="00000000">
        <w:rPr>
          <w:rFonts w:ascii="Times New Roman" w:cs="Times New Roman" w:eastAsia="Times New Roman" w:hAnsi="Times New Roman"/>
          <w:sz w:val="24"/>
          <w:szCs w:val="24"/>
          <w:vertAlign w:val="superscript"/>
        </w:rPr>
        <w:footnoteReference w:customMarkFollows="0" w:id="7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aclarado que -en </w:t>
      </w:r>
      <w:sdt>
        <w:sdtPr>
          <w:id w:val="-496160650"/>
          <w:tag w:val="goog_rdk_274"/>
        </w:sdtPr>
        <w:sdtContent>
          <w:del w:author="Jordi Ferrer Beltran" w:id="149" w:date="2025-08-30T05:13:00Z">
            <w:r w:rsidDel="00000000" w:rsidR="00000000" w:rsidRPr="00000000">
              <w:rPr>
                <w:rFonts w:ascii="Times New Roman" w:cs="Times New Roman" w:eastAsia="Times New Roman" w:hAnsi="Times New Roman"/>
                <w:sz w:val="24"/>
                <w:szCs w:val="24"/>
                <w:rtl w:val="0"/>
              </w:rPr>
              <w:delText xml:space="preserve">criterio propio</w:delText>
            </w:r>
          </w:del>
        </w:sdtContent>
      </w:sdt>
      <w:sdt>
        <w:sdtPr>
          <w:id w:val="-761407731"/>
          <w:tag w:val="goog_rdk_275"/>
        </w:sdtPr>
        <w:sdtContent>
          <w:ins w:author="Jordi Ferrer Beltran" w:id="149" w:date="2025-08-30T05:13:00Z">
            <w:r w:rsidDel="00000000" w:rsidR="00000000" w:rsidRPr="00000000">
              <w:rPr>
                <w:rFonts w:ascii="Times New Roman" w:cs="Times New Roman" w:eastAsia="Times New Roman" w:hAnsi="Times New Roman"/>
                <w:sz w:val="24"/>
                <w:szCs w:val="24"/>
                <w:rtl w:val="0"/>
              </w:rPr>
              <w:t xml:space="preserve">mi opinión</w:t>
            </w:r>
          </w:ins>
        </w:sdtContent>
      </w:sdt>
      <w:r w:rsidDel="00000000" w:rsidR="00000000" w:rsidRPr="00000000">
        <w:rPr>
          <w:rFonts w:ascii="Times New Roman" w:cs="Times New Roman" w:eastAsia="Times New Roman" w:hAnsi="Times New Roman"/>
          <w:sz w:val="24"/>
          <w:szCs w:val="24"/>
          <w:rtl w:val="0"/>
        </w:rPr>
        <w:t xml:space="preserve">- es ilícita la prueba que deviene de la violación de cualquier derecho fundamental (y que esto se limita a su contenido específicamente constitucional), sigue siendo necesario responder a la siguiente pregunta: ¿es prueba ilícita </w:t>
      </w:r>
      <w:r w:rsidDel="00000000" w:rsidR="00000000" w:rsidRPr="00000000">
        <w:rPr>
          <w:rFonts w:ascii="Times New Roman" w:cs="Times New Roman" w:eastAsia="Times New Roman" w:hAnsi="Times New Roman"/>
          <w:i w:val="1"/>
          <w:sz w:val="24"/>
          <w:szCs w:val="24"/>
          <w:rtl w:val="0"/>
        </w:rPr>
        <w:t xml:space="preserve">solamente</w:t>
      </w:r>
      <w:r w:rsidDel="00000000" w:rsidR="00000000" w:rsidRPr="00000000">
        <w:rPr>
          <w:rFonts w:ascii="Times New Roman" w:cs="Times New Roman" w:eastAsia="Times New Roman" w:hAnsi="Times New Roman"/>
          <w:sz w:val="24"/>
          <w:szCs w:val="24"/>
          <w:rtl w:val="0"/>
        </w:rPr>
        <w:t xml:space="preserve"> la que resulta de la violación de derechos fundamentales? </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doctrina existen posiciones encontradas al respecto. Hay autores que afirman que sí, que la prueba ilícita es </w:t>
      </w:r>
      <w:r w:rsidDel="00000000" w:rsidR="00000000" w:rsidRPr="00000000">
        <w:rPr>
          <w:rFonts w:ascii="Times New Roman" w:cs="Times New Roman" w:eastAsia="Times New Roman" w:hAnsi="Times New Roman"/>
          <w:i w:val="1"/>
          <w:sz w:val="24"/>
          <w:szCs w:val="24"/>
          <w:rtl w:val="0"/>
        </w:rPr>
        <w:t xml:space="preserve">solamente</w:t>
      </w:r>
      <w:r w:rsidDel="00000000" w:rsidR="00000000" w:rsidRPr="00000000">
        <w:rPr>
          <w:rFonts w:ascii="Times New Roman" w:cs="Times New Roman" w:eastAsia="Times New Roman" w:hAnsi="Times New Roman"/>
          <w:sz w:val="24"/>
          <w:szCs w:val="24"/>
          <w:rtl w:val="0"/>
        </w:rPr>
        <w:t xml:space="preserve"> la que resulta de la violación de derechos fundamentales. En correspondencia con ello, se encuentra la distinción que realiza </w:t>
      </w:r>
      <w:r w:rsidDel="00000000" w:rsidR="00000000" w:rsidRPr="00000000">
        <w:rPr>
          <w:rFonts w:ascii="Times New Roman" w:cs="Times New Roman" w:eastAsia="Times New Roman" w:hAnsi="Times New Roman"/>
          <w:smallCaps w:val="1"/>
          <w:sz w:val="24"/>
          <w:szCs w:val="24"/>
          <w:rtl w:val="0"/>
        </w:rPr>
        <w:t xml:space="preserve">Miranda Estrampes (</w:t>
      </w:r>
      <w:r w:rsidDel="00000000" w:rsidR="00000000" w:rsidRPr="00000000">
        <w:rPr>
          <w:rFonts w:ascii="Times New Roman" w:cs="Times New Roman" w:eastAsia="Times New Roman" w:hAnsi="Times New Roman"/>
          <w:sz w:val="24"/>
          <w:szCs w:val="24"/>
          <w:rtl w:val="0"/>
        </w:rPr>
        <w:t xml:space="preserve">anteriormente aludida</w:t>
      </w: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quien prueba ilícita y prueba irregular son conceptos diferentes, concibiendo a la primera como aquella resultante de la violación de derechos fundamentales, y la prueba irregular como aquella que resulta de la vulneración de normas de carácter ordinario</w:t>
      </w:r>
      <w:r w:rsidDel="00000000" w:rsidR="00000000" w:rsidRPr="00000000">
        <w:rPr>
          <w:rFonts w:ascii="Times New Roman" w:cs="Times New Roman" w:eastAsia="Times New Roman" w:hAnsi="Times New Roman"/>
          <w:sz w:val="24"/>
          <w:szCs w:val="24"/>
          <w:vertAlign w:val="superscript"/>
        </w:rPr>
        <w:footnoteReference w:customMarkFollows="0" w:id="73"/>
      </w:r>
      <w:r w:rsidDel="00000000" w:rsidR="00000000" w:rsidRPr="00000000">
        <w:rPr>
          <w:rFonts w:ascii="Times New Roman" w:cs="Times New Roman" w:eastAsia="Times New Roman" w:hAnsi="Times New Roman"/>
          <w:sz w:val="24"/>
          <w:szCs w:val="24"/>
          <w:rtl w:val="0"/>
        </w:rPr>
        <w:t xml:space="preserve">. Como contrapartida</w:t>
      </w:r>
      <w:sdt>
        <w:sdtPr>
          <w:id w:val="-1738064224"/>
          <w:tag w:val="goog_rdk_276"/>
        </w:sdtPr>
        <w:sdtContent>
          <w:ins w:author="Jordi Ferrer Beltran" w:id="150" w:date="2025-08-30T05:14:00Z">
            <w:r w:rsidDel="00000000" w:rsidR="00000000" w:rsidRPr="00000000">
              <w:rPr>
                <w:rFonts w:ascii="Times New Roman" w:cs="Times New Roman" w:eastAsia="Times New Roman" w:hAnsi="Times New Roman"/>
                <w:sz w:val="24"/>
                <w:szCs w:val="24"/>
                <w:rtl w:val="0"/>
              </w:rPr>
              <w:t xml:space="preserve">, otros autore</w:t>
            </w:r>
          </w:ins>
        </w:sdtContent>
      </w:sdt>
      <w:r w:rsidDel="00000000" w:rsidR="00000000" w:rsidRPr="00000000">
        <w:rPr>
          <w:rFonts w:ascii="Times New Roman" w:cs="Times New Roman" w:eastAsia="Times New Roman" w:hAnsi="Times New Roman"/>
          <w:sz w:val="24"/>
          <w:szCs w:val="24"/>
          <w:rtl w:val="0"/>
        </w:rPr>
        <w:t xml:space="preserve"> </w:t>
      </w:r>
      <w:sdt>
        <w:sdtPr>
          <w:id w:val="1448301606"/>
          <w:tag w:val="goog_rdk_277"/>
        </w:sdtPr>
        <w:sdtContent>
          <w:del w:author="Jordi Ferrer Beltran" w:id="151" w:date="2025-08-30T05:14:00Z">
            <w:r w:rsidDel="00000000" w:rsidR="00000000" w:rsidRPr="00000000">
              <w:rPr>
                <w:rFonts w:ascii="Times New Roman" w:cs="Times New Roman" w:eastAsia="Times New Roman" w:hAnsi="Times New Roman"/>
                <w:sz w:val="24"/>
                <w:szCs w:val="24"/>
                <w:rtl w:val="0"/>
              </w:rPr>
              <w:delText xml:space="preserve">se </w:delText>
            </w:r>
          </w:del>
        </w:sdtContent>
      </w:sdt>
      <w:r w:rsidDel="00000000" w:rsidR="00000000" w:rsidRPr="00000000">
        <w:rPr>
          <w:rFonts w:ascii="Times New Roman" w:cs="Times New Roman" w:eastAsia="Times New Roman" w:hAnsi="Times New Roman"/>
          <w:sz w:val="24"/>
          <w:szCs w:val="24"/>
          <w:rtl w:val="0"/>
        </w:rPr>
        <w:t xml:space="preserve">concibe</w:t>
      </w:r>
      <w:sdt>
        <w:sdtPr>
          <w:id w:val="2064713012"/>
          <w:tag w:val="goog_rdk_278"/>
        </w:sdtPr>
        <w:sdtContent>
          <w:ins w:author="Jordi Ferrer Beltran" w:id="152" w:date="2025-08-30T05:14:00Z">
            <w:r w:rsidDel="00000000" w:rsidR="00000000" w:rsidRPr="00000000">
              <w:rPr>
                <w:rFonts w:ascii="Times New Roman" w:cs="Times New Roman" w:eastAsia="Times New Roman" w:hAnsi="Times New Roman"/>
                <w:sz w:val="24"/>
                <w:szCs w:val="24"/>
                <w:rtl w:val="0"/>
              </w:rPr>
              <w:t xml:space="preserve">n</w:t>
            </w:r>
          </w:ins>
        </w:sdtContent>
      </w:sdt>
      <w:sdt>
        <w:sdtPr>
          <w:id w:val="-900003144"/>
          <w:tag w:val="goog_rdk_279"/>
        </w:sdtPr>
        <w:sdtContent>
          <w:del w:author="Jordi Ferrer Beltran" w:id="152" w:date="2025-08-30T05:14:00Z">
            <w:r w:rsidDel="00000000" w:rsidR="00000000" w:rsidRPr="00000000">
              <w:rPr>
                <w:rFonts w:ascii="Times New Roman" w:cs="Times New Roman" w:eastAsia="Times New Roman" w:hAnsi="Times New Roman"/>
                <w:sz w:val="24"/>
                <w:szCs w:val="24"/>
                <w:rtl w:val="0"/>
              </w:rPr>
              <w:delText xml:space="preserve"> a</w:delText>
            </w:r>
          </w:del>
        </w:sdtContent>
      </w:sdt>
      <w:r w:rsidDel="00000000" w:rsidR="00000000" w:rsidRPr="00000000">
        <w:rPr>
          <w:rFonts w:ascii="Times New Roman" w:cs="Times New Roman" w:eastAsia="Times New Roman" w:hAnsi="Times New Roman"/>
          <w:sz w:val="24"/>
          <w:szCs w:val="24"/>
          <w:rtl w:val="0"/>
        </w:rPr>
        <w:t xml:space="preserve"> la prueba ilícita como aquella que resulta de la violación de cualquier regla del ordenamiento jurídico, sean estas reguladoras de derechos fundamentales u otras reglas</w:t>
      </w:r>
      <w:r w:rsidDel="00000000" w:rsidR="00000000" w:rsidRPr="00000000">
        <w:rPr>
          <w:rFonts w:ascii="Times New Roman" w:cs="Times New Roman" w:eastAsia="Times New Roman" w:hAnsi="Times New Roman"/>
          <w:sz w:val="24"/>
          <w:szCs w:val="24"/>
          <w:vertAlign w:val="superscript"/>
        </w:rPr>
        <w:footnoteReference w:customMarkFollows="0" w:id="7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Dirimir esta cuestión es relevante para los fines del presente trabajo, pues lo que para unos autores es una categoría de prueba diferente de la ilícita (denominada como «prueba irregular»), para otros autores sigue siendo prueba ilícita. El punto que hace la diferencia es justamente el de la violación de los derechos fundamentales.</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sdt>
        <w:sdtPr>
          <w:id w:val="171384167"/>
          <w:tag w:val="goog_rdk_280"/>
        </w:sdtPr>
        <w:sdtContent>
          <w:commentRangeStart w:id="23"/>
        </w:sdtContent>
      </w:sdt>
      <w:r w:rsidDel="00000000" w:rsidR="00000000" w:rsidRPr="00000000">
        <w:rPr>
          <w:rFonts w:ascii="Times New Roman" w:cs="Times New Roman" w:eastAsia="Times New Roman" w:hAnsi="Times New Roman"/>
          <w:sz w:val="24"/>
          <w:szCs w:val="24"/>
          <w:rtl w:val="0"/>
        </w:rPr>
        <w:t xml:space="preserve">Varios de los debates tratados hasta el momento sobre la prueba ilícita y los derechos fundamentales apuntan a que el problema no es el fundamento en sí de estos, sino que, como explicación de todo el fenómeno de la prueba ilícita esta es una posición que no llega a explicar todos los tipos de casos</w:t>
      </w:r>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 </w:t>
      </w:r>
      <w:sdt>
        <w:sdtPr>
          <w:id w:val="-1276970302"/>
          <w:tag w:val="goog_rdk_281"/>
        </w:sdtPr>
        <w:sdtContent>
          <w:commentRangeStart w:id="24"/>
        </w:sdtContent>
      </w:sdt>
      <w:r w:rsidDel="00000000" w:rsidR="00000000" w:rsidRPr="00000000">
        <w:rPr>
          <w:rFonts w:ascii="Times New Roman" w:cs="Times New Roman" w:eastAsia="Times New Roman" w:hAnsi="Times New Roman"/>
          <w:sz w:val="24"/>
          <w:szCs w:val="24"/>
          <w:rtl w:val="0"/>
        </w:rPr>
        <w:t xml:space="preserve">En la revisión de la jurisprudencia se ha podido constatar esta cuestión en específico con pronunciamientos en los que se declara una prueba como ilícita en casos del tipo: A) donde se violan derechos fundamentales, B) donde resultan vulneradas prohibiciones probatorias, C) porque se ha visto afectado el proceso justo, D) por la sumatoria de A y C o de A y B.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Quizás este punto dice algo sobre cómo este criterio relativo a la prueba ilícita como producto de la violación de derechos fundamentales es un criterio infra</w:t>
      </w:r>
      <w:sdt>
        <w:sdtPr>
          <w:id w:val="-677896074"/>
          <w:tag w:val="goog_rdk_282"/>
        </w:sdtPr>
        <w:sdtContent>
          <w:del w:author="Jordi Ferrer Beltran" w:id="153" w:date="2025-08-31T01:21:00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inclusivo. El problema de la infra</w:t>
      </w:r>
      <w:sdt>
        <w:sdtPr>
          <w:id w:val="2061998946"/>
          <w:tag w:val="goog_rdk_283"/>
        </w:sdtPr>
        <w:sdtContent>
          <w:del w:author="Jordi Ferrer Beltran" w:id="154" w:date="2025-08-31T01:21:00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inclusión se puede observar con casos de prueba ilícita que no quedan comprendidos en ese razonamiento. </w:t>
      </w:r>
      <w:sdt>
        <w:sdtPr>
          <w:id w:val="479610806"/>
          <w:tag w:val="goog_rdk_284"/>
        </w:sdtPr>
        <w:sdtContent>
          <w:del w:author="Jordi Ferrer Beltran" w:id="155" w:date="2025-08-31T01:21:00Z">
            <w:r w:rsidDel="00000000" w:rsidR="00000000" w:rsidRPr="00000000">
              <w:rPr>
                <w:rFonts w:ascii="Times New Roman" w:cs="Times New Roman" w:eastAsia="Times New Roman" w:hAnsi="Times New Roman"/>
                <w:sz w:val="24"/>
                <w:szCs w:val="24"/>
                <w:rtl w:val="0"/>
              </w:rPr>
              <w:delText xml:space="preserve">Aunque </w:delText>
            </w:r>
          </w:del>
        </w:sdtContent>
      </w:sdt>
      <w:sdt>
        <w:sdtPr>
          <w:id w:val="1373860957"/>
          <w:tag w:val="goog_rdk_285"/>
        </w:sdtPr>
        <w:sdtContent>
          <w:ins w:author="Jordi Ferrer Beltran" w:id="155" w:date="2025-08-31T01:21:00Z">
            <w:r w:rsidDel="00000000" w:rsidR="00000000" w:rsidRPr="00000000">
              <w:rPr>
                <w:rFonts w:ascii="Times New Roman" w:cs="Times New Roman" w:eastAsia="Times New Roman" w:hAnsi="Times New Roman"/>
                <w:sz w:val="24"/>
                <w:szCs w:val="24"/>
                <w:rtl w:val="0"/>
              </w:rPr>
              <w:t xml:space="preserve">Y </w:t>
            </w:r>
          </w:ins>
        </w:sdtContent>
      </w:sdt>
      <w:r w:rsidDel="00000000" w:rsidR="00000000" w:rsidRPr="00000000">
        <w:rPr>
          <w:rFonts w:ascii="Times New Roman" w:cs="Times New Roman" w:eastAsia="Times New Roman" w:hAnsi="Times New Roman"/>
          <w:sz w:val="24"/>
          <w:szCs w:val="24"/>
          <w:rtl w:val="0"/>
        </w:rPr>
        <w:t xml:space="preserve">también </w:t>
      </w:r>
      <w:sdt>
        <w:sdtPr>
          <w:id w:val="1255320500"/>
          <w:tag w:val="goog_rdk_286"/>
        </w:sdtPr>
        <w:sdtContent>
          <w:del w:author="Jordi Ferrer Beltran" w:id="156" w:date="2025-08-31T01:21:00Z">
            <w:r w:rsidDel="00000000" w:rsidR="00000000" w:rsidRPr="00000000">
              <w:rPr>
                <w:rFonts w:ascii="Times New Roman" w:cs="Times New Roman" w:eastAsia="Times New Roman" w:hAnsi="Times New Roman"/>
                <w:sz w:val="24"/>
                <w:szCs w:val="24"/>
                <w:rtl w:val="0"/>
              </w:rPr>
              <w:delText xml:space="preserve">se </w:delText>
            </w:r>
          </w:del>
        </w:sdtContent>
      </w:sdt>
      <w:r w:rsidDel="00000000" w:rsidR="00000000" w:rsidRPr="00000000">
        <w:rPr>
          <w:rFonts w:ascii="Times New Roman" w:cs="Times New Roman" w:eastAsia="Times New Roman" w:hAnsi="Times New Roman"/>
          <w:sz w:val="24"/>
          <w:szCs w:val="24"/>
          <w:rtl w:val="0"/>
        </w:rPr>
        <w:t xml:space="preserve">puede </w:t>
      </w:r>
      <w:sdt>
        <w:sdtPr>
          <w:id w:val="-1083551352"/>
          <w:tag w:val="goog_rdk_287"/>
        </w:sdtPr>
        <w:sdtContent>
          <w:ins w:author="Jordi Ferrer Beltran" w:id="157" w:date="2025-08-31T01:21:00Z">
            <w:r w:rsidDel="00000000" w:rsidR="00000000" w:rsidRPr="00000000">
              <w:rPr>
                <w:rFonts w:ascii="Times New Roman" w:cs="Times New Roman" w:eastAsia="Times New Roman" w:hAnsi="Times New Roman"/>
                <w:sz w:val="24"/>
                <w:szCs w:val="24"/>
                <w:rtl w:val="0"/>
              </w:rPr>
              <w:t xml:space="preserve">s</w:t>
            </w:r>
          </w:ins>
        </w:sdtContent>
      </w:sdt>
      <w:sdt>
        <w:sdtPr>
          <w:id w:val="-1840799034"/>
          <w:tag w:val="goog_rdk_288"/>
        </w:sdtPr>
        <w:sdtContent>
          <w:del w:author="Jordi Ferrer Beltran" w:id="157" w:date="2025-08-31T01:21:00Z">
            <w:r w:rsidDel="00000000" w:rsidR="00000000" w:rsidRPr="00000000">
              <w:rPr>
                <w:rFonts w:ascii="Times New Roman" w:cs="Times New Roman" w:eastAsia="Times New Roman" w:hAnsi="Times New Roman"/>
                <w:sz w:val="24"/>
                <w:szCs w:val="24"/>
                <w:rtl w:val="0"/>
              </w:rPr>
              <w:delText xml:space="preserve">v</w:delText>
            </w:r>
          </w:del>
        </w:sdtContent>
      </w:sdt>
      <w:r w:rsidDel="00000000" w:rsidR="00000000" w:rsidRPr="00000000">
        <w:rPr>
          <w:rFonts w:ascii="Times New Roman" w:cs="Times New Roman" w:eastAsia="Times New Roman" w:hAnsi="Times New Roman"/>
          <w:sz w:val="24"/>
          <w:szCs w:val="24"/>
          <w:rtl w:val="0"/>
        </w:rPr>
        <w:t xml:space="preserve">er en un sentido supra</w:t>
      </w:r>
      <w:sdt>
        <w:sdtPr>
          <w:id w:val="-399823151"/>
          <w:tag w:val="goog_rdk_289"/>
        </w:sdtPr>
        <w:sdtContent>
          <w:del w:author="Jordi Ferrer Beltran" w:id="158" w:date="2025-08-31T01:21:00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incluyente, como exponen </w:t>
      </w:r>
      <w:r w:rsidDel="00000000" w:rsidR="00000000" w:rsidRPr="00000000">
        <w:rPr>
          <w:rFonts w:ascii="Times New Roman" w:cs="Times New Roman" w:eastAsia="Times New Roman" w:hAnsi="Times New Roman"/>
          <w:smallCaps w:val="1"/>
          <w:sz w:val="24"/>
          <w:szCs w:val="24"/>
          <w:rtl w:val="0"/>
        </w:rPr>
        <w:t xml:space="preserve">Díaz Cabiale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mallCaps w:val="1"/>
          <w:sz w:val="24"/>
          <w:szCs w:val="24"/>
          <w:rtl w:val="0"/>
        </w:rPr>
        <w:t xml:space="preserve"> Martín Morales</w:t>
      </w:r>
      <w:r w:rsidDel="00000000" w:rsidR="00000000" w:rsidRPr="00000000">
        <w:rPr>
          <w:rFonts w:ascii="Times New Roman" w:cs="Times New Roman" w:eastAsia="Times New Roman" w:hAnsi="Times New Roman"/>
          <w:sz w:val="24"/>
          <w:szCs w:val="24"/>
          <w:rtl w:val="0"/>
        </w:rPr>
        <w:t xml:space="preserve"> cuando afirman que no toda violación de derechos fundamentales da lugar a una prueba ilícita:</w:t>
      </w:r>
    </w:p>
    <w:p w:rsidR="00000000" w:rsidDel="00000000" w:rsidP="00000000" w:rsidRDefault="00000000" w:rsidRPr="00000000" w14:paraId="000000AD">
      <w:pPr>
        <w:spacing w:line="36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hay prueba ilícita cuando existe lesión de un derecho fundamental, pero no siempre que un derecho fundamental resulta menoscabado en una actuación probatoria cabe hablar de prueba ilícita. Por ejemplo, si se da lectura en el juicio oral a un informe pericial, llevado a cabo en el procedimiento preliminar sin que la defensa pudiera intervenir, y sin que ahora el experto esté presente en la vista, es evidente que no se permite la contradicción y se lesiona el derecho a la defensa. Hay lesión de un derecho fundamental y se trata de actividad probatoria, pero no hay prueba ilícita (</w:t>
      </w:r>
      <w:r w:rsidDel="00000000" w:rsidR="00000000" w:rsidRPr="00000000">
        <w:rPr>
          <w:rFonts w:ascii="Times New Roman" w:cs="Times New Roman" w:eastAsia="Times New Roman" w:hAnsi="Times New Roman"/>
          <w:smallCaps w:val="1"/>
          <w:rtl w:val="0"/>
        </w:rPr>
        <w:t xml:space="preserve">Díaz Cabiale </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smallCaps w:val="1"/>
          <w:rtl w:val="0"/>
        </w:rPr>
        <w:t xml:space="preserve"> Martín Morales, 2001: 22</w:t>
      </w:r>
      <w:sdt>
        <w:sdtPr>
          <w:id w:val="751567919"/>
          <w:tag w:val="goog_rdk_290"/>
        </w:sdtPr>
        <w:sdtContent>
          <w:del w:author="Jordi Ferrer Beltran" w:id="159" w:date="2025-08-31T01:22:00Z">
            <w:r w:rsidDel="00000000" w:rsidR="00000000" w:rsidRPr="00000000">
              <w:rPr>
                <w:rFonts w:ascii="Times New Roman" w:cs="Times New Roman" w:eastAsia="Times New Roman" w:hAnsi="Times New Roman"/>
                <w:smallCaps w:val="1"/>
                <w:rtl w:val="0"/>
              </w:rPr>
              <w:delText xml:space="preserve">.</w:delText>
            </w:r>
          </w:del>
        </w:sdtContent>
      </w:sdt>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Dichos autores apuntan a que ese </w:t>
      </w:r>
      <w:sdt>
        <w:sdtPr>
          <w:id w:val="-2115878510"/>
          <w:tag w:val="goog_rdk_291"/>
        </w:sdtPr>
        <w:sdtContent>
          <w:del w:author="Jordi Ferrer Beltran" w:id="160" w:date="2025-08-31T01:22:00Z">
            <w:r w:rsidDel="00000000" w:rsidR="00000000" w:rsidRPr="00000000">
              <w:rPr>
                <w:rFonts w:ascii="Times New Roman" w:cs="Times New Roman" w:eastAsia="Times New Roman" w:hAnsi="Times New Roman"/>
                <w:sz w:val="24"/>
                <w:szCs w:val="24"/>
                <w:rtl w:val="0"/>
              </w:rPr>
              <w:delText xml:space="preserve">sentido en que se define</w:delText>
            </w:r>
          </w:del>
        </w:sdtContent>
      </w:sdt>
      <w:sdt>
        <w:sdtPr>
          <w:id w:val="-1388228093"/>
          <w:tag w:val="goog_rdk_292"/>
        </w:sdtPr>
        <w:sdtContent>
          <w:ins w:author="Jordi Ferrer Beltran" w:id="160" w:date="2025-08-31T01:22:00Z">
            <w:r w:rsidDel="00000000" w:rsidR="00000000" w:rsidRPr="00000000">
              <w:rPr>
                <w:rFonts w:ascii="Times New Roman" w:cs="Times New Roman" w:eastAsia="Times New Roman" w:hAnsi="Times New Roman"/>
                <w:sz w:val="24"/>
                <w:szCs w:val="24"/>
                <w:rtl w:val="0"/>
              </w:rPr>
              <w:t xml:space="preserve">concepto de</w:t>
            </w:r>
          </w:ins>
        </w:sdtContent>
      </w:sdt>
      <w:r w:rsidDel="00000000" w:rsidR="00000000" w:rsidRPr="00000000">
        <w:rPr>
          <w:rFonts w:ascii="Times New Roman" w:cs="Times New Roman" w:eastAsia="Times New Roman" w:hAnsi="Times New Roman"/>
          <w:sz w:val="24"/>
          <w:szCs w:val="24"/>
          <w:rtl w:val="0"/>
        </w:rPr>
        <w:t xml:space="preserve"> prueba ilícita es supra</w:t>
      </w:r>
      <w:sdt>
        <w:sdtPr>
          <w:id w:val="209110665"/>
          <w:tag w:val="goog_rdk_293"/>
        </w:sdtPr>
        <w:sdtContent>
          <w:del w:author="Jordi Ferrer Beltran" w:id="161" w:date="2025-08-31T01:22:00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incluyente, porque no todas las violaciones de derechos fundamentales deberían dar lugar a pruebas ilícitas. Con ello asumen la idea de que no toda violación de derecho fundamental trae consigo una prueba ilícita; posición compartida por esta investigadora. El caso que utilizan como ejemplo ayuda a explicar justamente ese punto. </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puede que esto obedezca a si se restringe su ámbito a los supuestos de violación de derechos fundamentales en su obtención o también en su práctica. En ese sentido señala </w:t>
      </w:r>
      <w:r w:rsidDel="00000000" w:rsidR="00000000" w:rsidRPr="00000000">
        <w:rPr>
          <w:rFonts w:ascii="Times New Roman" w:cs="Times New Roman" w:eastAsia="Times New Roman" w:hAnsi="Times New Roman"/>
          <w:smallCaps w:val="1"/>
          <w:sz w:val="24"/>
          <w:szCs w:val="24"/>
          <w:rtl w:val="0"/>
        </w:rPr>
        <w:t xml:space="preserve">Miranda Estrampes</w:t>
      </w:r>
      <w:r w:rsidDel="00000000" w:rsidR="00000000" w:rsidRPr="00000000">
        <w:rPr>
          <w:rFonts w:ascii="Times New Roman" w:cs="Times New Roman" w:eastAsia="Times New Roman" w:hAnsi="Times New Roman"/>
          <w:sz w:val="24"/>
          <w:szCs w:val="24"/>
          <w:rtl w:val="0"/>
        </w:rPr>
        <w:t xml:space="preserve"> que es prueba ilícita también aquella en la que se han violado derechos fundamentales en la práctica de la prueba</w:t>
      </w:r>
      <w:r w:rsidDel="00000000" w:rsidR="00000000" w:rsidRPr="00000000">
        <w:rPr>
          <w:rFonts w:ascii="Times New Roman" w:cs="Times New Roman" w:eastAsia="Times New Roman" w:hAnsi="Times New Roman"/>
          <w:smallCaps w:val="1"/>
          <w:sz w:val="24"/>
          <w:szCs w:val="24"/>
          <w:vertAlign w:val="superscript"/>
        </w:rPr>
        <w:footnoteReference w:customMarkFollows="0" w:id="7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la posición que concibe a la prueba ilícita como resultado de la violación de derechos fundamentales puede presentar ciertos problemas como este de la infra o sobre inclusión. </w:t>
      </w:r>
      <w:sdt>
        <w:sdtPr>
          <w:id w:val="-1538584218"/>
          <w:tag w:val="goog_rdk_294"/>
        </w:sdtPr>
        <w:sdtContent>
          <w:commentRangeStart w:id="25"/>
        </w:sdtContent>
      </w:sdt>
      <w:r w:rsidDel="00000000" w:rsidR="00000000" w:rsidRPr="00000000">
        <w:rPr>
          <w:rFonts w:ascii="Times New Roman" w:cs="Times New Roman" w:eastAsia="Times New Roman" w:hAnsi="Times New Roman"/>
          <w:sz w:val="24"/>
          <w:szCs w:val="24"/>
          <w:rtl w:val="0"/>
        </w:rPr>
        <w:t xml:space="preserve">Por lo tanto, se observa como una posición que no llega a explicar todos los casos porque puede haber algunos supuestos en donde no hay violación de derechos fundamentales, es decir, se quedan casos sin fundamentar. </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sdt>
        <w:sdtPr>
          <w:id w:val="337015933"/>
          <w:tag w:val="goog_rdk_295"/>
        </w:sdtPr>
        <w:sdtContent>
          <w:commentRangeStart w:id="26"/>
        </w:sdtContent>
      </w:sdt>
      <w:r w:rsidDel="00000000" w:rsidR="00000000" w:rsidRPr="00000000">
        <w:rPr>
          <w:rFonts w:ascii="Times New Roman" w:cs="Times New Roman" w:eastAsia="Times New Roman" w:hAnsi="Times New Roman"/>
          <w:sz w:val="24"/>
          <w:szCs w:val="24"/>
          <w:rtl w:val="0"/>
        </w:rPr>
        <w:t xml:space="preserve">Por otro lado, además de esta definición con basamento en la violación de derechos fundamentales hay otras tesis con base en la violación de otras normas jurídicas, e incluso de tipos específicos de éstas. De modo que la posición que define la prueba ilícita como resultado de la violación de derechos fundamentales, aunque no abarca todos los casos posibles sí es informativ</w:t>
      </w:r>
      <w:sdt>
        <w:sdtPr>
          <w:id w:val="898486649"/>
          <w:tag w:val="goog_rdk_296"/>
        </w:sdtPr>
        <w:sdtContent>
          <w:ins w:author="Jordi Ferrer Beltran" w:id="162" w:date="2025-08-31T01:50:00Z">
            <w:r w:rsidDel="00000000" w:rsidR="00000000" w:rsidRPr="00000000">
              <w:rPr>
                <w:rFonts w:ascii="Times New Roman" w:cs="Times New Roman" w:eastAsia="Times New Roman" w:hAnsi="Times New Roman"/>
                <w:sz w:val="24"/>
                <w:szCs w:val="24"/>
                <w:rtl w:val="0"/>
              </w:rPr>
              <w:t xml:space="preserve">a</w:t>
            </w:r>
          </w:ins>
        </w:sdtContent>
      </w:sdt>
      <w:sdt>
        <w:sdtPr>
          <w:id w:val="2145040274"/>
          <w:tag w:val="goog_rdk_297"/>
        </w:sdtPr>
        <w:sdtContent>
          <w:del w:author="Jordi Ferrer Beltran" w:id="162" w:date="2025-08-31T01:50:00Z">
            <w:r w:rsidDel="00000000" w:rsidR="00000000" w:rsidRPr="00000000">
              <w:rPr>
                <w:rFonts w:ascii="Times New Roman" w:cs="Times New Roman" w:eastAsia="Times New Roman" w:hAnsi="Times New Roman"/>
                <w:sz w:val="24"/>
                <w:szCs w:val="24"/>
                <w:rtl w:val="0"/>
              </w:rPr>
              <w:delText xml:space="preserve">o</w:delText>
            </w:r>
          </w:del>
        </w:sdtContent>
      </w:sdt>
      <w:r w:rsidDel="00000000" w:rsidR="00000000" w:rsidRPr="00000000">
        <w:rPr>
          <w:rFonts w:ascii="Times New Roman" w:cs="Times New Roman" w:eastAsia="Times New Roman" w:hAnsi="Times New Roman"/>
          <w:sz w:val="24"/>
          <w:szCs w:val="24"/>
          <w:rtl w:val="0"/>
        </w:rPr>
        <w:t xml:space="preserve"> para explicar ciertas reglas específicas como son los supuestos de exclusión de la prueba ilícita bajo algunos fundamentos de la regla de exclusión</w:t>
      </w:r>
      <w:r w:rsidDel="00000000" w:rsidR="00000000" w:rsidRPr="00000000">
        <w:rPr>
          <w:rFonts w:ascii="Times New Roman" w:cs="Times New Roman" w:eastAsia="Times New Roman" w:hAnsi="Times New Roman"/>
          <w:sz w:val="24"/>
          <w:szCs w:val="24"/>
          <w:vertAlign w:val="superscript"/>
        </w:rPr>
        <w:footnoteReference w:customMarkFollows="0" w:id="76"/>
      </w:r>
      <w:r w:rsidDel="00000000" w:rsidR="00000000" w:rsidRPr="00000000">
        <w:rPr>
          <w:rFonts w:ascii="Times New Roman" w:cs="Times New Roman" w:eastAsia="Times New Roman" w:hAnsi="Times New Roman"/>
          <w:sz w:val="24"/>
          <w:szCs w:val="24"/>
          <w:rtl w:val="0"/>
        </w:rPr>
        <w:t xml:space="preserv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se defiende una posición según la cual: (a) los derechos fundamentales son solo algunos de los </w:t>
      </w:r>
      <w:sdt>
        <w:sdtPr>
          <w:id w:val="190359460"/>
          <w:tag w:val="goog_rdk_298"/>
        </w:sdtPr>
        <w:sdtContent>
          <w:ins w:author="Jordi Ferrer Beltran" w:id="163" w:date="2025-08-31T01:51:00Z">
            <w:r w:rsidDel="00000000" w:rsidR="00000000" w:rsidRPr="00000000">
              <w:rPr>
                <w:rFonts w:ascii="Times New Roman" w:cs="Times New Roman" w:eastAsia="Times New Roman" w:hAnsi="Times New Roman"/>
                <w:sz w:val="24"/>
                <w:szCs w:val="24"/>
                <w:rtl w:val="0"/>
              </w:rPr>
              <w:t xml:space="preserve">derechos </w:t>
            </w:r>
          </w:ins>
        </w:sdtContent>
      </w:sdt>
      <w:r w:rsidDel="00000000" w:rsidR="00000000" w:rsidRPr="00000000">
        <w:rPr>
          <w:rFonts w:ascii="Times New Roman" w:cs="Times New Roman" w:eastAsia="Times New Roman" w:hAnsi="Times New Roman"/>
          <w:sz w:val="24"/>
          <w:szCs w:val="24"/>
          <w:rtl w:val="0"/>
        </w:rPr>
        <w:t xml:space="preserve">que </w:t>
      </w:r>
      <w:sdt>
        <w:sdtPr>
          <w:id w:val="1520574586"/>
          <w:tag w:val="goog_rdk_299"/>
        </w:sdtPr>
        <w:sdtContent>
          <w:del w:author="Jordi Ferrer Beltran" w:id="164" w:date="2025-08-31T01:51:00Z">
            <w:r w:rsidDel="00000000" w:rsidR="00000000" w:rsidRPr="00000000">
              <w:rPr>
                <w:rFonts w:ascii="Times New Roman" w:cs="Times New Roman" w:eastAsia="Times New Roman" w:hAnsi="Times New Roman"/>
                <w:sz w:val="24"/>
                <w:szCs w:val="24"/>
                <w:rtl w:val="0"/>
              </w:rPr>
              <w:delText xml:space="preserve">aparecen </w:delText>
            </w:r>
          </w:del>
        </w:sdtContent>
      </w:sdt>
      <w:sdt>
        <w:sdtPr>
          <w:id w:val="-880532629"/>
          <w:tag w:val="goog_rdk_300"/>
        </w:sdtPr>
        <w:sdtContent>
          <w:ins w:author="Jordi Ferrer Beltran" w:id="164" w:date="2025-08-31T01:51:00Z">
            <w:r w:rsidDel="00000000" w:rsidR="00000000" w:rsidRPr="00000000">
              <w:rPr>
                <w:rFonts w:ascii="Times New Roman" w:cs="Times New Roman" w:eastAsia="Times New Roman" w:hAnsi="Times New Roman"/>
                <w:sz w:val="24"/>
                <w:szCs w:val="24"/>
                <w:rtl w:val="0"/>
              </w:rPr>
              <w:t xml:space="preserve">se reconocen </w:t>
            </w:r>
          </w:ins>
        </w:sdtContent>
      </w:sdt>
      <w:r w:rsidDel="00000000" w:rsidR="00000000" w:rsidRPr="00000000">
        <w:rPr>
          <w:rFonts w:ascii="Times New Roman" w:cs="Times New Roman" w:eastAsia="Times New Roman" w:hAnsi="Times New Roman"/>
          <w:sz w:val="24"/>
          <w:szCs w:val="24"/>
          <w:rtl w:val="0"/>
        </w:rPr>
        <w:t xml:space="preserve">en la constitución (</w:t>
      </w:r>
      <w:sdt>
        <w:sdtPr>
          <w:id w:val="-913662622"/>
          <w:tag w:val="goog_rdk_301"/>
        </w:sdtPr>
        <w:sdtContent>
          <w:commentRangeStart w:id="27"/>
        </w:sdtContent>
      </w:sdt>
      <w:r w:rsidDel="00000000" w:rsidR="00000000" w:rsidRPr="00000000">
        <w:rPr>
          <w:rFonts w:ascii="Times New Roman" w:cs="Times New Roman" w:eastAsia="Times New Roman" w:hAnsi="Times New Roman"/>
          <w:sz w:val="24"/>
          <w:szCs w:val="24"/>
          <w:rtl w:val="0"/>
        </w:rPr>
        <w:t xml:space="preserve">siguiendo la posición </w:t>
      </w:r>
      <w:r w:rsidDel="00000000" w:rsidR="00000000" w:rsidRPr="00000000">
        <w:rPr>
          <w:rFonts w:ascii="Times New Roman" w:cs="Times New Roman" w:eastAsia="Times New Roman" w:hAnsi="Times New Roman"/>
          <w:i w:val="1"/>
          <w:sz w:val="24"/>
          <w:szCs w:val="24"/>
          <w:rtl w:val="0"/>
        </w:rPr>
        <w:t xml:space="preserve">hohfeldiana</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 en general, entendiendo derechos fundamentales como aquellos derechos subjetivos, libertades, inmunidades </w:t>
      </w:r>
      <w:sdt>
        <w:sdtPr>
          <w:id w:val="1669201479"/>
          <w:tag w:val="goog_rdk_302"/>
        </w:sdtPr>
        <w:sdtContent>
          <w:commentRangeStart w:id="28"/>
        </w:sdtContent>
      </w:sdt>
      <w:r w:rsidDel="00000000" w:rsidR="00000000" w:rsidRPr="00000000">
        <w:rPr>
          <w:rFonts w:ascii="Times New Roman" w:cs="Times New Roman" w:eastAsia="Times New Roman" w:hAnsi="Times New Roman"/>
          <w:sz w:val="24"/>
          <w:szCs w:val="24"/>
          <w:rtl w:val="0"/>
        </w:rPr>
        <w:t xml:space="preserve">y potestades</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 (b) la prueba ilícita puede resultar de la violación de derechos fundamentales; (c) la prueba ilícita es la que resulta de la violación de derechos fundamentales, pero </w:t>
      </w:r>
      <w:r w:rsidDel="00000000" w:rsidR="00000000" w:rsidRPr="00000000">
        <w:rPr>
          <w:rFonts w:ascii="Times New Roman" w:cs="Times New Roman" w:eastAsia="Times New Roman" w:hAnsi="Times New Roman"/>
          <w:i w:val="1"/>
          <w:sz w:val="24"/>
          <w:szCs w:val="24"/>
          <w:rtl w:val="0"/>
        </w:rPr>
        <w:t xml:space="preserve">no solamente</w:t>
      </w:r>
      <w:r w:rsidDel="00000000" w:rsidR="00000000" w:rsidRPr="00000000">
        <w:rPr>
          <w:rFonts w:ascii="Times New Roman" w:cs="Times New Roman" w:eastAsia="Times New Roman" w:hAnsi="Times New Roman"/>
          <w:sz w:val="24"/>
          <w:szCs w:val="24"/>
          <w:rtl w:val="0"/>
        </w:rPr>
        <w:t xml:space="preserve">, sino que también puede resultar de la vulneración de otras reglas jurídicas. A propósito de este último inciso se aborda a continuación el acápite relativo a la prueba ilícita como resultado de la violación de otras normas del ordenamiento jurídico.</w:t>
      </w:r>
    </w:p>
    <w:sdt>
      <w:sdtPr>
        <w:id w:val="1923953424"/>
        <w:tag w:val="goog_rdk_305"/>
      </w:sdtPr>
      <w:sdtContent>
        <w:p w:rsidR="00000000" w:rsidDel="00000000" w:rsidP="00000000" w:rsidRDefault="00000000" w:rsidRPr="00000000" w14:paraId="000000B3">
          <w:pPr>
            <w:spacing w:line="360" w:lineRule="auto"/>
            <w:jc w:val="both"/>
            <w:rPr>
              <w:del w:author="Jordi Ferrer Beltran" w:id="165" w:date="2025-08-30T05:12:00Z"/>
              <w:rFonts w:ascii="Times New Roman" w:cs="Times New Roman" w:eastAsia="Times New Roman" w:hAnsi="Times New Roman"/>
              <w:sz w:val="24"/>
              <w:szCs w:val="24"/>
            </w:rPr>
          </w:pPr>
          <w:sdt>
            <w:sdtPr>
              <w:id w:val="1395199169"/>
              <w:tag w:val="goog_rdk_304"/>
            </w:sdtPr>
            <w:sdtContent>
              <w:del w:author="Jordi Ferrer Beltran" w:id="165" w:date="2025-08-30T05:12:00Z">
                <w:r w:rsidDel="00000000" w:rsidR="00000000" w:rsidRPr="00000000">
                  <w:rPr>
                    <w:rtl w:val="0"/>
                  </w:rPr>
                </w:r>
              </w:del>
            </w:sdtContent>
          </w:sdt>
        </w:p>
      </w:sdtContent>
    </w:sdt>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1.1.2.2. </w:t>
      </w:r>
      <w:sdt>
        <w:sdtPr>
          <w:id w:val="481485971"/>
          <w:tag w:val="goog_rdk_306"/>
        </w:sdtPr>
        <w:sdtContent>
          <w:ins w:author="Jordi Ferrer Beltran" w:id="166" w:date="2025-08-30T05:12:00Z">
            <w:r w:rsidDel="00000000" w:rsidR="00000000" w:rsidRPr="00000000">
              <w:rPr>
                <w:rFonts w:ascii="Times New Roman" w:cs="Times New Roman" w:eastAsia="Times New Roman" w:hAnsi="Times New Roman"/>
                <w:sz w:val="24"/>
                <w:szCs w:val="24"/>
                <w:rtl w:val="0"/>
              </w:rPr>
              <w:t xml:space="preserve">La prueba ilícita c</w:t>
            </w:r>
          </w:ins>
        </w:sdtContent>
      </w:sdt>
      <w:sdt>
        <w:sdtPr>
          <w:id w:val="1858822630"/>
          <w:tag w:val="goog_rdk_307"/>
        </w:sdtPr>
        <w:sdtContent>
          <w:del w:author="Jordi Ferrer Beltran" w:id="166" w:date="2025-08-30T05:12:00Z">
            <w:r w:rsidDel="00000000" w:rsidR="00000000" w:rsidRPr="00000000">
              <w:rPr>
                <w:rFonts w:ascii="Times New Roman" w:cs="Times New Roman" w:eastAsia="Times New Roman" w:hAnsi="Times New Roman"/>
                <w:b w:val="1"/>
                <w:sz w:val="24"/>
                <w:szCs w:val="24"/>
                <w:rtl w:val="0"/>
              </w:rPr>
              <w:delText xml:space="preserve">C</w:delText>
            </w:r>
          </w:del>
        </w:sdtContent>
      </w:sdt>
      <w:r w:rsidDel="00000000" w:rsidR="00000000" w:rsidRPr="00000000">
        <w:rPr>
          <w:rFonts w:ascii="Times New Roman" w:cs="Times New Roman" w:eastAsia="Times New Roman" w:hAnsi="Times New Roman"/>
          <w:b w:val="1"/>
          <w:sz w:val="24"/>
          <w:szCs w:val="24"/>
          <w:rtl w:val="0"/>
        </w:rPr>
        <w:t xml:space="preserve">omo producto de la violación de normas del ordenamiento jurídico</w:t>
      </w:r>
      <w:sdt>
        <w:sdtPr>
          <w:id w:val="-1802844671"/>
          <w:tag w:val="goog_rdk_308"/>
        </w:sdtPr>
        <w:sdtContent>
          <w:del w:author="Jordi Ferrer Beltran" w:id="167" w:date="2025-08-30T05:12:00Z">
            <w:r w:rsidDel="00000000" w:rsidR="00000000" w:rsidRPr="00000000">
              <w:rPr>
                <w:rFonts w:ascii="Times New Roman" w:cs="Times New Roman" w:eastAsia="Times New Roman" w:hAnsi="Times New Roman"/>
                <w:b w:val="1"/>
                <w:sz w:val="24"/>
                <w:szCs w:val="24"/>
                <w:rtl w:val="0"/>
              </w:rPr>
              <w:delText xml:space="preserve">.</w:delText>
            </w:r>
          </w:del>
        </w:sdtContent>
      </w:sdt>
      <w:r w:rsidDel="00000000" w:rsidR="00000000" w:rsidRPr="00000000">
        <w:rPr>
          <w:rtl w:val="0"/>
        </w:rPr>
      </w:r>
    </w:p>
    <w:sdt>
      <w:sdtPr>
        <w:id w:val="888472141"/>
        <w:tag w:val="goog_rdk_311"/>
      </w:sdtPr>
      <w:sdtConten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ins w:author="Jordi Ferrer Beltran" w:id="168" w:date="2025-08-30T05:12:00Z"/>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334236765"/>
              <w:tag w:val="goog_rdk_310"/>
            </w:sdtPr>
            <w:sdtContent>
              <w:ins w:author="Jordi Ferrer Beltran" w:id="168" w:date="2025-08-30T05:12:00Z">
                <w:r w:rsidDel="00000000" w:rsidR="00000000" w:rsidRPr="00000000">
                  <w:rPr>
                    <w:rtl w:val="0"/>
                  </w:rPr>
                </w:r>
              </w:ins>
            </w:sdtContent>
          </w:sdt>
        </w:p>
      </w:sdtContent>
    </w:sdt>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otro enfoque de los planteados en este análisis conceptual responde a la posición que define la prueba ilícita como aquella que resulta de la vulneración de </w:t>
      </w:r>
      <w:sdt>
        <w:sdtPr>
          <w:id w:val="-874005618"/>
          <w:tag w:val="goog_rdk_312"/>
        </w:sdtPr>
        <w:sdtContent>
          <w:ins w:author="Jordi Ferrer Beltran" w:id="169" w:date="2025-08-31T01:5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cualquier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w:t>
      </w:r>
      <w:sdt>
        <w:sdtPr>
          <w:id w:val="-1516658152"/>
          <w:tag w:val="goog_rdk_313"/>
        </w:sdtPr>
        <w:sdtContent>
          <w:del w:author="Jordi Ferrer Beltran" w:id="170" w:date="2025-08-31T01:5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ordenamiento jurídico. Para el estudio de esta posición se tienen en cuenta los criterios de varios autores que asumen postura en esa línea y, al mismo tiempo, se ofrecen puntualizaciones sobre los debates que se sostienen en relación con los siguientes temas: a) tipos de normas vulneradas, y, b) principios, </w:t>
      </w:r>
      <w:sdt>
        <w:sdtPr>
          <w:id w:val="-674421826"/>
          <w:tag w:val="goog_rdk_314"/>
        </w:sdtPr>
        <w:sdtContent>
          <w:commentRangeStart w:id="29"/>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hasta llegar al examen de jurisprudencia de interés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7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la idea principal que se sostiene es que el origen de la ilicitud de la prueba reside en que la misma ha sido </w:t>
      </w:r>
      <w:sdt>
        <w:sdtPr>
          <w:id w:val="2120521707"/>
          <w:tag w:val="goog_rdk_315"/>
        </w:sdtPr>
        <w:sdtContent>
          <w:commentRangeStart w:id="30"/>
        </w:sdtContent>
      </w:sdt>
      <w:r w:rsidDel="00000000" w:rsidR="00000000" w:rsidRPr="00000000">
        <w:rPr>
          <w:rFonts w:ascii="Times New Roman" w:cs="Times New Roman" w:eastAsia="Times New Roman" w:hAnsi="Times New Roman"/>
          <w:sz w:val="24"/>
          <w:szCs w:val="24"/>
          <w:rtl w:val="0"/>
        </w:rPr>
        <w:t xml:space="preserve">obtenida</w:t>
      </w:r>
      <w:commentRangeEnd w:id="30"/>
      <w:r w:rsidDel="00000000" w:rsidR="00000000" w:rsidRPr="00000000">
        <w:commentReference w:id="30"/>
      </w:r>
      <w:r w:rsidDel="00000000" w:rsidR="00000000" w:rsidRPr="00000000">
        <w:rPr>
          <w:rFonts w:ascii="Times New Roman" w:cs="Times New Roman" w:eastAsia="Times New Roman" w:hAnsi="Times New Roman"/>
          <w:sz w:val="24"/>
          <w:szCs w:val="24"/>
          <w:rtl w:val="0"/>
        </w:rPr>
        <w:t xml:space="preserve"> mediante la violación de normas jurídicas, con independencia de la categoría de estas (constitucionales, legales, procesales o sustantivas, etc.). En ese orden, </w:t>
      </w:r>
      <w:r w:rsidDel="00000000" w:rsidR="00000000" w:rsidRPr="00000000">
        <w:rPr>
          <w:rFonts w:ascii="Times New Roman" w:cs="Times New Roman" w:eastAsia="Times New Roman" w:hAnsi="Times New Roman"/>
          <w:smallCaps w:val="1"/>
          <w:sz w:val="24"/>
          <w:szCs w:val="24"/>
          <w:rtl w:val="0"/>
        </w:rPr>
        <w:t xml:space="preserve">Gimeno Sendra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mallCaps w:val="1"/>
          <w:sz w:val="24"/>
          <w:szCs w:val="24"/>
          <w:rtl w:val="0"/>
        </w:rPr>
        <w:t xml:space="preserve">Moreno Catena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mallCaps w:val="1"/>
          <w:sz w:val="24"/>
          <w:szCs w:val="24"/>
          <w:rtl w:val="0"/>
        </w:rPr>
        <w:t xml:space="preserve">Cortés Domínguez </w:t>
      </w:r>
      <w:r w:rsidDel="00000000" w:rsidR="00000000" w:rsidRPr="00000000">
        <w:rPr>
          <w:rFonts w:ascii="Times New Roman" w:cs="Times New Roman" w:eastAsia="Times New Roman" w:hAnsi="Times New Roman"/>
          <w:sz w:val="24"/>
          <w:szCs w:val="24"/>
          <w:rtl w:val="0"/>
        </w:rPr>
        <w:t xml:space="preserve">sostienen que la prueba ilícita es la resultante de la infracción de </w:t>
      </w:r>
      <w:sdt>
        <w:sdtPr>
          <w:id w:val="1392858381"/>
          <w:tag w:val="goog_rdk_316"/>
        </w:sdtPr>
        <w:sdtContent>
          <w:commentRangeStart w:id="31"/>
        </w:sdtContent>
      </w:sdt>
      <w:r w:rsidDel="00000000" w:rsidR="00000000" w:rsidRPr="00000000">
        <w:rPr>
          <w:rFonts w:ascii="Times New Roman" w:cs="Times New Roman" w:eastAsia="Times New Roman" w:hAnsi="Times New Roman"/>
          <w:sz w:val="24"/>
          <w:szCs w:val="24"/>
          <w:rtl w:val="0"/>
        </w:rPr>
        <w:t xml:space="preserve">cualquier ley </w:t>
      </w:r>
      <w:commentRangeEnd w:id="31"/>
      <w:r w:rsidDel="00000000" w:rsidR="00000000" w:rsidRPr="00000000">
        <w:commentReference w:id="31"/>
      </w:r>
      <w:r w:rsidDel="00000000" w:rsidR="00000000" w:rsidRPr="00000000">
        <w:rPr>
          <w:rFonts w:ascii="Times New Roman" w:cs="Times New Roman" w:eastAsia="Times New Roman" w:hAnsi="Times New Roman"/>
          <w:sz w:val="24"/>
          <w:szCs w:val="24"/>
          <w:rtl w:val="0"/>
        </w:rPr>
        <w:t xml:space="preserve">(no solo la Constitución, sino también la legislación ordinaria)</w:t>
      </w:r>
      <w:r w:rsidDel="00000000" w:rsidR="00000000" w:rsidRPr="00000000">
        <w:rPr>
          <w:rFonts w:ascii="Times New Roman" w:cs="Times New Roman" w:eastAsia="Times New Roman" w:hAnsi="Times New Roman"/>
          <w:sz w:val="24"/>
          <w:szCs w:val="24"/>
          <w:vertAlign w:val="superscript"/>
        </w:rPr>
        <w:footnoteReference w:customMarkFollows="0" w:id="78"/>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Otro de los principales exponentes de esta postura es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Vescovi</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superscript"/>
        </w:rPr>
        <w:footnoteReference w:customMarkFollows="0" w:id="7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quien plantea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5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prueba ilícita puede provenir de la violación de una regla expresa, sea cual fuere su rango, legal, constitucional o reglamentaria, y también de la violación de normas no expresas (</w:t>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Vescovi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1970: 345).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idea central esgrimida es que la prueba ilícita es aquella obtenida o practicada con transgresión de las normas jurídicas en general. Estas pueden ser constitucionales, legales o reglamentarias y por ello la prueba ilícita debe ser considerada inadmisible, como principio general del derecho, aunque no exista una norma procesal expresa que proclame su nulidad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8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que s</w:t>
      </w:r>
      <w:sdt>
        <w:sdtPr>
          <w:id w:val="-1560320234"/>
          <w:tag w:val="goog_rdk_317"/>
        </w:sdtPr>
        <w:sdtContent>
          <w:ins w:author="Jordi Ferrer Beltran" w:id="171" w:date="2025-08-31T01:58:00Z">
            <w:r w:rsidDel="00000000" w:rsidR="00000000" w:rsidRPr="00000000">
              <w:rPr>
                <w:rFonts w:ascii="Times New Roman" w:cs="Times New Roman" w:eastAsia="Times New Roman" w:hAnsi="Times New Roman"/>
                <w:sz w:val="24"/>
                <w:szCs w:val="24"/>
                <w:rtl w:val="0"/>
              </w:rPr>
              <w:t xml:space="preserve">ostienen </w:t>
            </w:r>
          </w:ins>
        </w:sdtContent>
      </w:sdt>
      <w:sdt>
        <w:sdtPr>
          <w:id w:val="371069848"/>
          <w:tag w:val="goog_rdk_318"/>
        </w:sdtPr>
        <w:sdtContent>
          <w:del w:author="Jordi Ferrer Beltran" w:id="171" w:date="2025-08-31T01:58:00Z">
            <w:r w:rsidDel="00000000" w:rsidR="00000000" w:rsidRPr="00000000">
              <w:rPr>
                <w:rFonts w:ascii="Times New Roman" w:cs="Times New Roman" w:eastAsia="Times New Roman" w:hAnsi="Times New Roman"/>
                <w:sz w:val="24"/>
                <w:szCs w:val="24"/>
                <w:rtl w:val="0"/>
              </w:rPr>
              <w:delText xml:space="preserve">e identifican con </w:delText>
            </w:r>
          </w:del>
        </w:sdtContent>
      </w:sdt>
      <w:r w:rsidDel="00000000" w:rsidR="00000000" w:rsidRPr="00000000">
        <w:rPr>
          <w:rFonts w:ascii="Times New Roman" w:cs="Times New Roman" w:eastAsia="Times New Roman" w:hAnsi="Times New Roman"/>
          <w:sz w:val="24"/>
          <w:szCs w:val="24"/>
          <w:rtl w:val="0"/>
        </w:rPr>
        <w:t xml:space="preserve">este argumento refieren que </w:t>
      </w:r>
      <w:sdt>
        <w:sdtPr>
          <w:id w:val="1549023036"/>
          <w:tag w:val="goog_rdk_319"/>
        </w:sdtPr>
        <w:sdtContent>
          <w:del w:author="Jordi Ferrer Beltran" w:id="172" w:date="2025-08-31T01:59:00Z">
            <w:r w:rsidDel="00000000" w:rsidR="00000000" w:rsidRPr="00000000">
              <w:rPr>
                <w:rFonts w:ascii="Times New Roman" w:cs="Times New Roman" w:eastAsia="Times New Roman" w:hAnsi="Times New Roman"/>
                <w:sz w:val="24"/>
                <w:szCs w:val="24"/>
                <w:rtl w:val="0"/>
              </w:rPr>
              <w:delText xml:space="preserve">es aquella</w:delText>
            </w:r>
          </w:del>
        </w:sdtContent>
      </w:sdt>
      <w:sdt>
        <w:sdtPr>
          <w:id w:val="-1066872387"/>
          <w:tag w:val="goog_rdk_320"/>
        </w:sdtPr>
        <w:sdtContent>
          <w:ins w:author="Jordi Ferrer Beltran" w:id="172" w:date="2025-08-31T01:59:00Z">
            <w:r w:rsidDel="00000000" w:rsidR="00000000" w:rsidRPr="00000000">
              <w:rPr>
                <w:rFonts w:ascii="Times New Roman" w:cs="Times New Roman" w:eastAsia="Times New Roman" w:hAnsi="Times New Roman"/>
                <w:sz w:val="24"/>
                <w:szCs w:val="24"/>
                <w:rtl w:val="0"/>
              </w:rPr>
              <w:t xml:space="preserve">la</w:t>
            </w:r>
          </w:ins>
        </w:sdtContent>
      </w:sdt>
      <w:r w:rsidDel="00000000" w:rsidR="00000000" w:rsidRPr="00000000">
        <w:rPr>
          <w:rFonts w:ascii="Times New Roman" w:cs="Times New Roman" w:eastAsia="Times New Roman" w:hAnsi="Times New Roman"/>
          <w:sz w:val="24"/>
          <w:szCs w:val="24"/>
          <w:rtl w:val="0"/>
        </w:rPr>
        <w:t xml:space="preserve"> prueba</w:t>
      </w:r>
      <w:sdt>
        <w:sdtPr>
          <w:id w:val="1593500187"/>
          <w:tag w:val="goog_rdk_321"/>
        </w:sdtPr>
        <w:sdtContent>
          <w:ins w:author="Jordi Ferrer Beltran" w:id="173" w:date="2025-08-31T01:59:00Z">
            <w:r w:rsidDel="00000000" w:rsidR="00000000" w:rsidRPr="00000000">
              <w:rPr>
                <w:rFonts w:ascii="Times New Roman" w:cs="Times New Roman" w:eastAsia="Times New Roman" w:hAnsi="Times New Roman"/>
                <w:sz w:val="24"/>
                <w:szCs w:val="24"/>
                <w:rtl w:val="0"/>
              </w:rPr>
              <w:t xml:space="preserve"> ilícita es aquella</w:t>
            </w:r>
          </w:ins>
        </w:sdtContent>
      </w:sdt>
      <w:r w:rsidDel="00000000" w:rsidR="00000000" w:rsidRPr="00000000">
        <w:rPr>
          <w:rFonts w:ascii="Times New Roman" w:cs="Times New Roman" w:eastAsia="Times New Roman" w:hAnsi="Times New Roman"/>
          <w:sz w:val="24"/>
          <w:szCs w:val="24"/>
          <w:rtl w:val="0"/>
        </w:rPr>
        <w:t xml:space="preserve"> </w:t>
      </w:r>
      <w:sdt>
        <w:sdtPr>
          <w:id w:val="1388674802"/>
          <w:tag w:val="goog_rdk_322"/>
        </w:sdtPr>
        <w:sdtContent>
          <w:commentRangeStart w:id="32"/>
        </w:sdtContent>
      </w:sdt>
      <w:r w:rsidDel="00000000" w:rsidR="00000000" w:rsidRPr="00000000">
        <w:rPr>
          <w:rFonts w:ascii="Times New Roman" w:cs="Times New Roman" w:eastAsia="Times New Roman" w:hAnsi="Times New Roman"/>
          <w:sz w:val="24"/>
          <w:szCs w:val="24"/>
          <w:rtl w:val="0"/>
        </w:rPr>
        <w:t xml:space="preserve">obtenida </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en quebranto de normas jurídicas o, en todo caso, mediante mecanismos contrarios a derecho. Para ello</w:t>
      </w:r>
      <w:sdt>
        <w:sdtPr>
          <w:id w:val="-1510079376"/>
          <w:tag w:val="goog_rdk_323"/>
        </w:sdtPr>
        <w:sdtContent>
          <w:ins w:author="Jordi Ferrer Beltran" w:id="174" w:date="2025-08-31T01:59: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parten de un concepto de ilicitud único para el orden jurídico en general: un acto es ilícito porque su realización es contraria a derecho, con independencia del rango o tipo de la norma violada. Por lo que en este sentido una prueba es ilícita si ha sido obtenida y/o practicada con infracción de normas del ordenamiento jurídico, incluso vulnerando principios generales</w:t>
      </w:r>
      <w:sdt>
        <w:sdtPr>
          <w:id w:val="714916971"/>
          <w:tag w:val="goog_rdk_324"/>
        </w:sdtPr>
        <w:sdtContent>
          <w:commentRangeStart w:id="33"/>
        </w:sdtContent>
      </w:sdt>
      <w:r w:rsidDel="00000000" w:rsidR="00000000" w:rsidRPr="00000000">
        <w:rPr>
          <w:rFonts w:ascii="Times New Roman" w:cs="Times New Roman" w:eastAsia="Times New Roman" w:hAnsi="Times New Roman"/>
          <w:sz w:val="24"/>
          <w:szCs w:val="24"/>
          <w:vertAlign w:val="superscript"/>
        </w:rPr>
        <w:footnoteReference w:customMarkFollows="0" w:id="81"/>
      </w:r>
      <w:commentRangeEnd w:id="33"/>
      <w:r w:rsidDel="00000000" w:rsidR="00000000" w:rsidRPr="00000000">
        <w:commentReference w:id="3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autores que defienden esta posición, la violación de la normatividad jurídica torna inadmisible a la prueba ilícita. Dicha inadmisibilidad opera como un principio general del derecho incluso para el caso</w:t>
      </w:r>
      <w:sdt>
        <w:sdtPr>
          <w:id w:val="860747028"/>
          <w:tag w:val="goog_rdk_325"/>
        </w:sdtPr>
        <w:sdtContent>
          <w:ins w:author="Jordi Ferrer Beltran" w:id="175" w:date="2025-08-31T02:01:00Z">
            <w:r w:rsidDel="00000000" w:rsidR="00000000" w:rsidRPr="00000000">
              <w:rPr>
                <w:rFonts w:ascii="Times New Roman" w:cs="Times New Roman" w:eastAsia="Times New Roman" w:hAnsi="Times New Roman"/>
                <w:sz w:val="24"/>
                <w:szCs w:val="24"/>
                <w:rtl w:val="0"/>
              </w:rPr>
              <w:t xml:space="preserve"> en</w:t>
            </w:r>
          </w:ins>
        </w:sdtContent>
      </w:sdt>
      <w:r w:rsidDel="00000000" w:rsidR="00000000" w:rsidRPr="00000000">
        <w:rPr>
          <w:rFonts w:ascii="Times New Roman" w:cs="Times New Roman" w:eastAsia="Times New Roman" w:hAnsi="Times New Roman"/>
          <w:sz w:val="24"/>
          <w:szCs w:val="24"/>
          <w:rtl w:val="0"/>
        </w:rPr>
        <w:t xml:space="preserve"> que no exista una norma que declare la nulidad expresamente (entendiendo nulidad como exclusión). En efecto, ello funcionaría como un principio del derecho, en la medida en que los principios también suelen ser concebidos como implícitos en el ordenamiento jurídico</w:t>
      </w:r>
      <w:r w:rsidDel="00000000" w:rsidR="00000000" w:rsidRPr="00000000">
        <w:rPr>
          <w:rFonts w:ascii="Times New Roman" w:cs="Times New Roman" w:eastAsia="Times New Roman" w:hAnsi="Times New Roman"/>
          <w:sz w:val="24"/>
          <w:szCs w:val="24"/>
          <w:vertAlign w:val="superscript"/>
        </w:rPr>
        <w:footnoteReference w:customMarkFollows="0" w:id="8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w:t>
      </w:r>
      <w:sdt>
        <w:sdtPr>
          <w:id w:val="1412181959"/>
          <w:tag w:val="goog_rdk_326"/>
        </w:sdtPr>
        <w:sdtContent>
          <w:ins w:author="Jordi Ferrer Beltran" w:id="176" w:date="2025-08-31T02:01:00Z">
            <w:r w:rsidDel="00000000" w:rsidR="00000000" w:rsidRPr="00000000">
              <w:rPr>
                <w:rFonts w:ascii="Times New Roman" w:cs="Times New Roman" w:eastAsia="Times New Roman" w:hAnsi="Times New Roman"/>
                <w:sz w:val="24"/>
                <w:szCs w:val="24"/>
                <w:rtl w:val="0"/>
              </w:rPr>
              <w:t xml:space="preserve">esta </w:t>
            </w:r>
          </w:ins>
        </w:sdtContent>
      </w:sdt>
      <w:r w:rsidDel="00000000" w:rsidR="00000000" w:rsidRPr="00000000">
        <w:rPr>
          <w:rFonts w:ascii="Times New Roman" w:cs="Times New Roman" w:eastAsia="Times New Roman" w:hAnsi="Times New Roman"/>
          <w:sz w:val="24"/>
          <w:szCs w:val="24"/>
          <w:rtl w:val="0"/>
        </w:rPr>
        <w:t xml:space="preserve">es una posición que tiene algunos puntos discutibles también. Por un lado, la referencia a la «nulidad» de manera tajante da por sentado que la prueba resultante de la violación de normas jurídicas ha de declararse nula. Ello acarrea la necesidad de precisar sobre el tipo de nulidad que bien podría ser absoluta o relativa, aunque al parecer se indica en el sentido más severo</w:t>
      </w:r>
      <w:r w:rsidDel="00000000" w:rsidR="00000000" w:rsidRPr="00000000">
        <w:rPr>
          <w:rFonts w:ascii="Times New Roman" w:cs="Times New Roman" w:eastAsia="Times New Roman" w:hAnsi="Times New Roman"/>
          <w:sz w:val="24"/>
          <w:szCs w:val="24"/>
          <w:vertAlign w:val="superscript"/>
        </w:rPr>
        <w:footnoteReference w:customMarkFollows="0" w:id="8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es claro porqué la ilicitud de la prueba debe conllevar necesariamente su nulidad como única consecuencia, descartando otras </w:t>
      </w:r>
      <w:sdt>
        <w:sdtPr>
          <w:id w:val="-332282246"/>
          <w:tag w:val="goog_rdk_327"/>
        </w:sdtPr>
        <w:sdtContent>
          <w:del w:author="Jordi Ferrer Beltran" w:id="177" w:date="2025-08-31T02:03:00Z">
            <w:r w:rsidDel="00000000" w:rsidR="00000000" w:rsidRPr="00000000">
              <w:rPr>
                <w:rFonts w:ascii="Times New Roman" w:cs="Times New Roman" w:eastAsia="Times New Roman" w:hAnsi="Times New Roman"/>
                <w:sz w:val="24"/>
                <w:szCs w:val="24"/>
                <w:rtl w:val="0"/>
              </w:rPr>
              <w:delText xml:space="preserve">secuelas </w:delText>
            </w:r>
          </w:del>
        </w:sdtContent>
      </w:sdt>
      <w:sdt>
        <w:sdtPr>
          <w:id w:val="476779166"/>
          <w:tag w:val="goog_rdk_328"/>
        </w:sdtPr>
        <w:sdtContent>
          <w:ins w:author="Jordi Ferrer Beltran" w:id="177" w:date="2025-08-31T02:03:00Z">
            <w:r w:rsidDel="00000000" w:rsidR="00000000" w:rsidRPr="00000000">
              <w:rPr>
                <w:rFonts w:ascii="Times New Roman" w:cs="Times New Roman" w:eastAsia="Times New Roman" w:hAnsi="Times New Roman"/>
                <w:sz w:val="24"/>
                <w:szCs w:val="24"/>
                <w:rtl w:val="0"/>
              </w:rPr>
              <w:t xml:space="preserve">consecuencias </w:t>
            </w:r>
          </w:ins>
        </w:sdtContent>
      </w:sdt>
      <w:r w:rsidDel="00000000" w:rsidR="00000000" w:rsidRPr="00000000">
        <w:rPr>
          <w:rFonts w:ascii="Times New Roman" w:cs="Times New Roman" w:eastAsia="Times New Roman" w:hAnsi="Times New Roman"/>
          <w:sz w:val="24"/>
          <w:szCs w:val="24"/>
          <w:rtl w:val="0"/>
        </w:rPr>
        <w:t xml:space="preserve">como la admisibilidad de la prueba o las respuestas que se pueden encontrar en sede sustantiva (derecho civil, derecho penal, etc.) que no conllevan necesariamente la nulidad de la prueba</w:t>
      </w:r>
      <w:r w:rsidDel="00000000" w:rsidR="00000000" w:rsidRPr="00000000">
        <w:rPr>
          <w:rFonts w:ascii="Times New Roman" w:cs="Times New Roman" w:eastAsia="Times New Roman" w:hAnsi="Times New Roman"/>
          <w:sz w:val="24"/>
          <w:szCs w:val="24"/>
          <w:vertAlign w:val="superscript"/>
        </w:rPr>
        <w:footnoteReference w:customMarkFollows="0" w:id="8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otro sentido, </w:t>
      </w:r>
      <w:r w:rsidDel="00000000" w:rsidR="00000000" w:rsidRPr="00000000">
        <w:rPr>
          <w:rFonts w:ascii="Times New Roman" w:cs="Times New Roman" w:eastAsia="Times New Roman" w:hAnsi="Times New Roman"/>
          <w:smallCaps w:val="1"/>
          <w:sz w:val="24"/>
          <w:szCs w:val="24"/>
          <w:rtl w:val="0"/>
        </w:rPr>
        <w:t xml:space="preserve">Picó i Junoy</w:t>
      </w:r>
      <w:r w:rsidDel="00000000" w:rsidR="00000000" w:rsidRPr="00000000">
        <w:rPr>
          <w:rFonts w:ascii="Times New Roman" w:cs="Times New Roman" w:eastAsia="Times New Roman" w:hAnsi="Times New Roman"/>
          <w:sz w:val="24"/>
          <w:szCs w:val="24"/>
          <w:rtl w:val="0"/>
        </w:rPr>
        <w:t xml:space="preserve"> señala que la dificultad de esta definición estriba en delimitar el alcance que debe atribuirse a la expresión </w:t>
      </w:r>
      <w:sdt>
        <w:sdtPr>
          <w:id w:val="442807374"/>
          <w:tag w:val="goog_rdk_329"/>
        </w:sdtPr>
        <w:sdtContent>
          <w:commentRangeStart w:id="34"/>
        </w:sdtContent>
      </w:sdt>
      <w:r w:rsidDel="00000000" w:rsidR="00000000" w:rsidRPr="00000000">
        <w:rPr>
          <w:rFonts w:ascii="Times New Roman" w:cs="Times New Roman" w:eastAsia="Times New Roman" w:hAnsi="Times New Roman"/>
          <w:sz w:val="24"/>
          <w:szCs w:val="24"/>
          <w:rtl w:val="0"/>
        </w:rPr>
        <w:t xml:space="preserve">«ordenamiento jurídico», pues para esa parte de la doctrina sería prueba ilícita aquella contraria a la constitución, la ley, los reglamentos, así como a otras disposiciones o principios de carácter general.</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sdt>
        <w:sdtPr>
          <w:id w:val="1106713277"/>
          <w:tag w:val="goog_rdk_330"/>
        </w:sdtPr>
        <w:sdtContent>
          <w:commentRangeStart w:id="35"/>
        </w:sdtContent>
      </w:sdt>
      <w:r w:rsidDel="00000000" w:rsidR="00000000" w:rsidRPr="00000000">
        <w:rPr>
          <w:rFonts w:ascii="Times New Roman" w:cs="Times New Roman" w:eastAsia="Times New Roman" w:hAnsi="Times New Roman"/>
          <w:sz w:val="24"/>
          <w:szCs w:val="24"/>
          <w:rtl w:val="0"/>
        </w:rPr>
        <w:t xml:space="preserve">Frente a la generalidad del término «ordenamiento jurídico», algunos autores introducen precisiones en cuanto al tipo de norma vulnerada. Se distingue entre norma procesal y material, por ejemplo; postura que sigue la lógica de </w:t>
      </w:r>
      <w:r w:rsidDel="00000000" w:rsidR="00000000" w:rsidRPr="00000000">
        <w:rPr>
          <w:rFonts w:ascii="Times New Roman" w:cs="Times New Roman" w:eastAsia="Times New Roman" w:hAnsi="Times New Roman"/>
          <w:smallCaps w:val="1"/>
          <w:sz w:val="24"/>
          <w:szCs w:val="24"/>
          <w:rtl w:val="0"/>
        </w:rPr>
        <w:t xml:space="preserve">Goldschmidt </w:t>
      </w:r>
      <w:r w:rsidDel="00000000" w:rsidR="00000000" w:rsidRPr="00000000">
        <w:rPr>
          <w:rFonts w:ascii="Times New Roman" w:cs="Times New Roman" w:eastAsia="Times New Roman" w:hAnsi="Times New Roman"/>
          <w:sz w:val="24"/>
          <w:szCs w:val="24"/>
          <w:rtl w:val="0"/>
        </w:rPr>
        <w:t xml:space="preserve">al establecer la independencia y autonomía de las normas procesales respecto de las normas materiales o sustantivas</w:t>
      </w:r>
      <w:r w:rsidDel="00000000" w:rsidR="00000000" w:rsidRPr="00000000">
        <w:rPr>
          <w:rFonts w:ascii="Times New Roman" w:cs="Times New Roman" w:eastAsia="Times New Roman" w:hAnsi="Times New Roman"/>
          <w:sz w:val="24"/>
          <w:szCs w:val="24"/>
          <w:vertAlign w:val="superscript"/>
        </w:rPr>
        <w:footnoteReference w:customMarkFollows="0" w:id="8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ha mencionado, la distinción entre norma procesal y norma material (o sustantiva) se utiliza en la doctrina italiana. En la cual, partiendo de esa propia distinción, se considera que son figuras diferentes la prueba ilícita y la ilegítima: esta última es considerada como aquella obtenida contraviniendo normas jurídicas de carácter procesal, mientras que la ilícita es aquella que resulta de la violación de normas jurídicas de tipo material o sustantivo</w:t>
      </w:r>
      <w:r w:rsidDel="00000000" w:rsidR="00000000" w:rsidRPr="00000000">
        <w:rPr>
          <w:rFonts w:ascii="Times New Roman" w:cs="Times New Roman" w:eastAsia="Times New Roman" w:hAnsi="Times New Roman"/>
          <w:sz w:val="24"/>
          <w:szCs w:val="24"/>
          <w:vertAlign w:val="superscript"/>
        </w:rPr>
        <w:footnoteReference w:customMarkFollows="0" w:id="86"/>
      </w:r>
      <w:sdt>
        <w:sdtPr>
          <w:id w:val="-1936676946"/>
          <w:tag w:val="goog_rdk_331"/>
        </w:sdtPr>
        <w:sdtContent>
          <w:del w:author="Jordi Ferrer Beltran" w:id="178" w:date="2025-08-31T02:13:00Z">
            <w:r w:rsidDel="00000000" w:rsidR="00000000" w:rsidRPr="00000000">
              <w:rPr>
                <w:rFonts w:ascii="Times New Roman" w:cs="Times New Roman" w:eastAsia="Times New Roman" w:hAnsi="Times New Roman"/>
                <w:sz w:val="24"/>
                <w:szCs w:val="24"/>
                <w:rtl w:val="0"/>
              </w:rPr>
              <w:delText xml:space="preserve">.</w:delText>
            </w:r>
          </w:del>
        </w:sdtContent>
      </w:sdt>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35395872"/>
          <w:tag w:val="goog_rdk_332"/>
        </w:sdtPr>
        <w:sdtContent>
          <w:commentRangeStart w:id="36"/>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criterio propio, la prueba ilícita es aquella que resulta de la violación de normas jurídicas en general, entendiendo por estas las reguladoras de: derechos fundamentales, prohibiciones probatorias, garantías procesales</w:t>
      </w:r>
      <w:commentRangeEnd w:id="36"/>
      <w:r w:rsidDel="00000000" w:rsidR="00000000" w:rsidRPr="00000000">
        <w:commentReference w:id="3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es que, si el análisis conceptual que se realiza pretende ser lo suficientemente abarcador para los casos de posibles ilicitudes, bajo esta concepción se pueden incluir supuestos resultantes de la violación de derechos fundamentales y, además, los que devengan de la violación de otras normas jurídicas; la cuestión está en precisar cuáles son esas normas jurídicas.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presente </w:t>
      </w:r>
      <w:sdt>
        <w:sdtPr>
          <w:id w:val="-1195594522"/>
          <w:tag w:val="goog_rdk_333"/>
        </w:sdtPr>
        <w:sdtContent>
          <w:del w:author="Jordi Ferrer Beltran" w:id="179" w:date="2025-08-31T02:1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investigación </w:delText>
            </w:r>
          </w:del>
        </w:sdtContent>
      </w:sdt>
      <w:sdt>
        <w:sdtPr>
          <w:id w:val="-1187439894"/>
          <w:tag w:val="goog_rdk_334"/>
        </w:sdtPr>
        <w:sdtContent>
          <w:ins w:author="Jordi Ferrer Beltran" w:id="179" w:date="2025-08-31T02:1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tesis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tiene una mayor cobertura para dar cuenta de los casos paradigmáticos de prueba ilícita. Incluso, puede llegar a alcanzar hasta los casos resultantes de la violación de normas procedimentales relativas a la cadena de custodia, donde se puede ver afectada la fiabilidad de la prueba.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posición tiene también un importante respaldo jurisprudencial desde la STC 114/1984 de 29 de noviembre. En dicho pronunciamiento se valora que la ilicitud puede tener su origen no solo en la violación de derechos fundamentales, sino también en la infracción de la legalidad ordinaria, pero restringe la inadmisibilidad e ineficacia de la prueba a los supuestos en que la prueba haya sido obtenida con vulneración de derechos fundamentales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8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Tribunal Supremo de España ha dictado varias sentencias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8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consonancia con dicha postura. En este sentido distingue la ilicitud que tiene por causa una violación de derechos fundamentales de la debida a la violación de normas de carácter ordinario: </w:t>
      </w:r>
    </w:p>
    <w:p w:rsidR="00000000" w:rsidDel="00000000" w:rsidP="00000000" w:rsidRDefault="00000000" w:rsidRPr="00000000" w14:paraId="000000C7">
      <w:pPr>
        <w:spacing w:line="36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cuando el origen de la ilicitud de la prueba se encuentra en la violación de un derecho fundamental, no hay ninguna duda de que tal prueba carece de validez en el proceso y los Tribunales habrán de reputarla inexistente a la hora de construir la base fáctica en que haya de apoyarse una sentencia condenatoria. Otra cosa, quizá, haya que decir cuando la ilicitud sea de rango inferior, debiendo hacerse en cada caso una adecuada valoración de la norma violada en consideración a su auténtico y real fundamento y a su verdadera esencia y naturaleza (…)” (Sentencia 2647/1990, de 29 de marzo, del Tribunal Supremo de España).</w:t>
      </w: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sdt>
        <w:sdtPr>
          <w:id w:val="-1689221438"/>
          <w:tag w:val="goog_rdk_335"/>
        </w:sdtPr>
        <w:sdtContent>
          <w:commentRangeStart w:id="37"/>
        </w:sdtContent>
      </w:sdt>
      <w:r w:rsidDel="00000000" w:rsidR="00000000" w:rsidRPr="00000000">
        <w:rPr>
          <w:rFonts w:ascii="Times New Roman" w:cs="Times New Roman" w:eastAsia="Times New Roman" w:hAnsi="Times New Roman"/>
          <w:sz w:val="24"/>
          <w:szCs w:val="24"/>
          <w:rtl w:val="0"/>
        </w:rPr>
        <w:t xml:space="preserve">El primero de los pronunciamientos se refiere a la prueba antijurídicamente obtenida</w:t>
      </w:r>
      <w:commentRangeEnd w:id="37"/>
      <w:r w:rsidDel="00000000" w:rsidR="00000000" w:rsidRPr="00000000">
        <w:commentReference w:id="37"/>
      </w:r>
      <w:r w:rsidDel="00000000" w:rsidR="00000000" w:rsidRPr="00000000">
        <w:rPr>
          <w:rFonts w:ascii="Times New Roman" w:cs="Times New Roman" w:eastAsia="Times New Roman" w:hAnsi="Times New Roman"/>
          <w:sz w:val="24"/>
          <w:szCs w:val="24"/>
          <w:rtl w:val="0"/>
        </w:rPr>
        <w:t xml:space="preserve">, lo que no implica necesariamente la lesión de un derecho fundamental. De este modo cabe la posibilidad de que también haya pruebas que deban considerarse como ilícitas por haber vulnerado otras normas que no</w:t>
      </w:r>
      <w:sdt>
        <w:sdtPr>
          <w:id w:val="-962676839"/>
          <w:tag w:val="goog_rdk_336"/>
        </w:sdtPr>
        <w:sdtContent>
          <w:del w:author="Jordi Ferrer Beltran" w:id="180" w:date="2025-08-31T02:43:00Z">
            <w:r w:rsidDel="00000000" w:rsidR="00000000" w:rsidRPr="00000000">
              <w:rPr>
                <w:rFonts w:ascii="Times New Roman" w:cs="Times New Roman" w:eastAsia="Times New Roman" w:hAnsi="Times New Roman"/>
                <w:sz w:val="24"/>
                <w:szCs w:val="24"/>
                <w:rtl w:val="0"/>
              </w:rPr>
              <w:delText xml:space="preserve"> son</w:delText>
            </w:r>
          </w:del>
        </w:sdtContent>
      </w:sdt>
      <w:r w:rsidDel="00000000" w:rsidR="00000000" w:rsidRPr="00000000">
        <w:rPr>
          <w:rFonts w:ascii="Times New Roman" w:cs="Times New Roman" w:eastAsia="Times New Roman" w:hAnsi="Times New Roman"/>
          <w:sz w:val="24"/>
          <w:szCs w:val="24"/>
          <w:rtl w:val="0"/>
        </w:rPr>
        <w:t xml:space="preserve"> tutel</w:t>
      </w:r>
      <w:sdt>
        <w:sdtPr>
          <w:id w:val="-1279475934"/>
          <w:tag w:val="goog_rdk_337"/>
        </w:sdtPr>
        <w:sdtContent>
          <w:ins w:author="Jordi Ferrer Beltran" w:id="181" w:date="2025-08-31T02:44:00Z">
            <w:r w:rsidDel="00000000" w:rsidR="00000000" w:rsidRPr="00000000">
              <w:rPr>
                <w:rFonts w:ascii="Times New Roman" w:cs="Times New Roman" w:eastAsia="Times New Roman" w:hAnsi="Times New Roman"/>
                <w:sz w:val="24"/>
                <w:szCs w:val="24"/>
                <w:rtl w:val="0"/>
              </w:rPr>
              <w:t xml:space="preserve">an</w:t>
            </w:r>
          </w:ins>
        </w:sdtContent>
      </w:sdt>
      <w:sdt>
        <w:sdtPr>
          <w:id w:val="158318067"/>
          <w:tag w:val="goog_rdk_338"/>
        </w:sdtPr>
        <w:sdtContent>
          <w:del w:author="Jordi Ferrer Beltran" w:id="181" w:date="2025-08-31T02:44:00Z">
            <w:r w:rsidDel="00000000" w:rsidR="00000000" w:rsidRPr="00000000">
              <w:rPr>
                <w:rFonts w:ascii="Times New Roman" w:cs="Times New Roman" w:eastAsia="Times New Roman" w:hAnsi="Times New Roman"/>
                <w:sz w:val="24"/>
                <w:szCs w:val="24"/>
                <w:rtl w:val="0"/>
              </w:rPr>
              <w:delText xml:space="preserve">adoras de</w:delText>
            </w:r>
          </w:del>
        </w:sdtContent>
      </w:sdt>
      <w:r w:rsidDel="00000000" w:rsidR="00000000" w:rsidRPr="00000000">
        <w:rPr>
          <w:rFonts w:ascii="Times New Roman" w:cs="Times New Roman" w:eastAsia="Times New Roman" w:hAnsi="Times New Roman"/>
          <w:sz w:val="24"/>
          <w:szCs w:val="24"/>
          <w:rtl w:val="0"/>
        </w:rPr>
        <w:t xml:space="preserve"> derechos fundamentales. </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en la sentencia del Tribunal Supremo se alude a rangos de las ilicitudes. Es decir, se asume que la prueba resultante de la violación de derechos fundamentales carece de validez en el proceso; pero, cuestión distinta se presenta ante la ilicitud derivada de la violación de una norma de rango inferior. Con ello se deja sentado que existen ilicitudes de otra índole, diferente a la que ataca los derechos fundamentales. </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los sentidos en que la doctrina y la jurisprudencia definen prueba ilícita pueden circunscribirse a dos posturas: la primera refiere que es prueba ilícita aquella que resulta de la vulneración de derechos fundamentales; y, la segunda entiende que no es sólo la que resulta de la violación de derechos fundamentales sino, que llega más allá, en tanto comprende la obtenida y/o practicada mediante la violación de normas del ordenamiento jurídico en general. </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juicio de esta autora, esta última concepción es la más adecuada para definir la prueba ilícita </w:t>
      </w:r>
      <w:sdt>
        <w:sdtPr>
          <w:id w:val="1994971040"/>
          <w:tag w:val="goog_rdk_339"/>
        </w:sdtPr>
        <w:sdtContent>
          <w:commentRangeStart w:id="38"/>
        </w:sdtContent>
      </w:sdt>
      <w:r w:rsidDel="00000000" w:rsidR="00000000" w:rsidRPr="00000000">
        <w:rPr>
          <w:rFonts w:ascii="Times New Roman" w:cs="Times New Roman" w:eastAsia="Times New Roman" w:hAnsi="Times New Roman"/>
          <w:sz w:val="24"/>
          <w:szCs w:val="24"/>
          <w:rtl w:val="0"/>
        </w:rPr>
        <w:t xml:space="preserve">porque en esencia es prueba obtenida/practicada con vulneración de normas del ordenamiento jurídico</w:t>
      </w:r>
      <w:commentRangeEnd w:id="38"/>
      <w:r w:rsidDel="00000000" w:rsidR="00000000" w:rsidRPr="00000000">
        <w:commentReference w:id="38"/>
      </w:r>
      <w:r w:rsidDel="00000000" w:rsidR="00000000" w:rsidRPr="00000000">
        <w:rPr>
          <w:rFonts w:ascii="Times New Roman" w:cs="Times New Roman" w:eastAsia="Times New Roman" w:hAnsi="Times New Roman"/>
          <w:sz w:val="24"/>
          <w:szCs w:val="24"/>
          <w:rtl w:val="0"/>
        </w:rPr>
        <w:t xml:space="preserve">. </w:t>
      </w:r>
      <w:sdt>
        <w:sdtPr>
          <w:id w:val="-2140710433"/>
          <w:tag w:val="goog_rdk_340"/>
        </w:sdtPr>
        <w:sdtContent>
          <w:commentRangeStart w:id="39"/>
        </w:sdtContent>
      </w:sdt>
      <w:r w:rsidDel="00000000" w:rsidR="00000000" w:rsidRPr="00000000">
        <w:rPr>
          <w:rFonts w:ascii="Times New Roman" w:cs="Times New Roman" w:eastAsia="Times New Roman" w:hAnsi="Times New Roman"/>
          <w:sz w:val="24"/>
          <w:szCs w:val="24"/>
          <w:rtl w:val="0"/>
        </w:rPr>
        <w:t xml:space="preserve">Por tanto, se pue de tratar de normas </w:t>
      </w:r>
      <w:sdt>
        <w:sdtPr>
          <w:id w:val="-1115716221"/>
          <w:tag w:val="goog_rdk_341"/>
        </w:sdtPr>
        <w:sdtContent>
          <w:del w:author="Jordi Ferrer Beltran" w:id="182" w:date="2025-08-31T02:45:00Z">
            <w:r w:rsidDel="00000000" w:rsidR="00000000" w:rsidRPr="00000000">
              <w:rPr>
                <w:rFonts w:ascii="Times New Roman" w:cs="Times New Roman" w:eastAsia="Times New Roman" w:hAnsi="Times New Roman"/>
                <w:sz w:val="24"/>
                <w:szCs w:val="24"/>
                <w:rtl w:val="0"/>
              </w:rPr>
              <w:delText xml:space="preserve">contentivas de</w:delText>
            </w:r>
          </w:del>
        </w:sdtContent>
      </w:sdt>
      <w:sdt>
        <w:sdtPr>
          <w:id w:val="580723090"/>
          <w:tag w:val="goog_rdk_342"/>
        </w:sdtPr>
        <w:sdtContent>
          <w:ins w:author="Jordi Ferrer Beltran" w:id="182" w:date="2025-08-31T02:45:00Z">
            <w:r w:rsidDel="00000000" w:rsidR="00000000" w:rsidRPr="00000000">
              <w:rPr>
                <w:rFonts w:ascii="Times New Roman" w:cs="Times New Roman" w:eastAsia="Times New Roman" w:hAnsi="Times New Roman"/>
                <w:sz w:val="24"/>
                <w:szCs w:val="24"/>
                <w:rtl w:val="0"/>
              </w:rPr>
              <w:t xml:space="preserve">que reconozcan</w:t>
            </w:r>
          </w:ins>
        </w:sdtContent>
      </w:sdt>
      <w:r w:rsidDel="00000000" w:rsidR="00000000" w:rsidRPr="00000000">
        <w:rPr>
          <w:rFonts w:ascii="Times New Roman" w:cs="Times New Roman" w:eastAsia="Times New Roman" w:hAnsi="Times New Roman"/>
          <w:sz w:val="24"/>
          <w:szCs w:val="24"/>
          <w:rtl w:val="0"/>
        </w:rPr>
        <w:t xml:space="preserve"> derechos fundamentales u otras normas; pero, en todo caso, se están quebrantando normas jurídicas (relativas a prohibiciones probatorias, a derechos fundamentales, a garantías procesales, cadena de custodia, entre otras). </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Ciertamente</w:t>
      </w:r>
      <w:sdt>
        <w:sdtPr>
          <w:id w:val="592122488"/>
          <w:tag w:val="goog_rdk_343"/>
        </w:sdtPr>
        <w:sdtContent>
          <w:ins w:author="Jordi Ferrer Beltran" w:id="183" w:date="2025-08-31T02:47: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es</w:t>
      </w:r>
      <w:sdt>
        <w:sdtPr>
          <w:id w:val="365504141"/>
          <w:tag w:val="goog_rdk_344"/>
        </w:sdtPr>
        <w:sdtContent>
          <w:ins w:author="Jordi Ferrer Beltran" w:id="184" w:date="2025-08-31T02:47:00Z">
            <w:r w:rsidDel="00000000" w:rsidR="00000000" w:rsidRPr="00000000">
              <w:rPr>
                <w:rFonts w:ascii="Times New Roman" w:cs="Times New Roman" w:eastAsia="Times New Roman" w:hAnsi="Times New Roman"/>
                <w:sz w:val="24"/>
                <w:szCs w:val="24"/>
                <w:rtl w:val="0"/>
              </w:rPr>
              <w:t xml:space="preserve">ta es</w:t>
            </w:r>
          </w:ins>
        </w:sdtContent>
      </w:sdt>
      <w:r w:rsidDel="00000000" w:rsidR="00000000" w:rsidRPr="00000000">
        <w:rPr>
          <w:rFonts w:ascii="Times New Roman" w:cs="Times New Roman" w:eastAsia="Times New Roman" w:hAnsi="Times New Roman"/>
          <w:sz w:val="24"/>
          <w:szCs w:val="24"/>
          <w:rtl w:val="0"/>
        </w:rPr>
        <w:t xml:space="preserve"> una posición que ofrece una mayor cobertura para dar cuenta de los casos paradigmáticos. </w:t>
      </w:r>
      <w:sdt>
        <w:sdtPr>
          <w:id w:val="1800556193"/>
          <w:tag w:val="goog_rdk_345"/>
        </w:sdtPr>
        <w:sdtContent>
          <w:commentRangeStart w:id="40"/>
        </w:sdtContent>
      </w:sdt>
      <w:r w:rsidDel="00000000" w:rsidR="00000000" w:rsidRPr="00000000">
        <w:rPr>
          <w:rFonts w:ascii="Times New Roman" w:cs="Times New Roman" w:eastAsia="Times New Roman" w:hAnsi="Times New Roman"/>
          <w:sz w:val="24"/>
          <w:szCs w:val="24"/>
          <w:rtl w:val="0"/>
        </w:rPr>
        <w:t xml:space="preserve">S</w:t>
      </w:r>
      <w:sdt>
        <w:sdtPr>
          <w:id w:val="-1257185326"/>
          <w:tag w:val="goog_rdk_346"/>
        </w:sdtPr>
        <w:sdtContent>
          <w:ins w:author="Jordi Ferrer Beltran" w:id="185" w:date="2025-08-31T02:48:00Z">
            <w:r w:rsidDel="00000000" w:rsidR="00000000" w:rsidRPr="00000000">
              <w:rPr>
                <w:rFonts w:ascii="Times New Roman" w:cs="Times New Roman" w:eastAsia="Times New Roman" w:hAnsi="Times New Roman"/>
                <w:sz w:val="24"/>
                <w:szCs w:val="24"/>
                <w:rtl w:val="0"/>
              </w:rPr>
              <w:t xml:space="preserve">in duda, se puede </w:t>
            </w:r>
          </w:ins>
        </w:sdtContent>
      </w:sdt>
      <w:sdt>
        <w:sdtPr>
          <w:id w:val="-595020549"/>
          <w:tag w:val="goog_rdk_347"/>
        </w:sdtPr>
        <w:sdtContent>
          <w:del w:author="Jordi Ferrer Beltran" w:id="185" w:date="2025-08-31T02:48:00Z">
            <w:r w:rsidDel="00000000" w:rsidR="00000000" w:rsidRPr="00000000">
              <w:rPr>
                <w:rFonts w:ascii="Times New Roman" w:cs="Times New Roman" w:eastAsia="Times New Roman" w:hAnsi="Times New Roman"/>
                <w:sz w:val="24"/>
                <w:szCs w:val="24"/>
                <w:rtl w:val="0"/>
              </w:rPr>
              <w:delText xml:space="preserve">e sigue una perspectiva que </w:delText>
            </w:r>
          </w:del>
        </w:sdtContent>
      </w:sdt>
      <w:r w:rsidDel="00000000" w:rsidR="00000000" w:rsidRPr="00000000">
        <w:rPr>
          <w:rFonts w:ascii="Times New Roman" w:cs="Times New Roman" w:eastAsia="Times New Roman" w:hAnsi="Times New Roman"/>
          <w:sz w:val="24"/>
          <w:szCs w:val="24"/>
          <w:rtl w:val="0"/>
        </w:rPr>
        <w:t xml:space="preserve">presenta</w:t>
      </w:r>
      <w:sdt>
        <w:sdtPr>
          <w:id w:val="606744422"/>
          <w:tag w:val="goog_rdk_348"/>
        </w:sdtPr>
        <w:sdtContent>
          <w:ins w:author="Jordi Ferrer Beltran" w:id="186" w:date="2025-08-31T02:48:00Z">
            <w:r w:rsidDel="00000000" w:rsidR="00000000" w:rsidRPr="00000000">
              <w:rPr>
                <w:rFonts w:ascii="Times New Roman" w:cs="Times New Roman" w:eastAsia="Times New Roman" w:hAnsi="Times New Roman"/>
                <w:sz w:val="24"/>
                <w:szCs w:val="24"/>
                <w:rtl w:val="0"/>
              </w:rPr>
              <w:t xml:space="preserve">r</w:t>
            </w:r>
          </w:ins>
        </w:sdtContent>
      </w:sdt>
      <w:r w:rsidDel="00000000" w:rsidR="00000000" w:rsidRPr="00000000">
        <w:rPr>
          <w:rFonts w:ascii="Times New Roman" w:cs="Times New Roman" w:eastAsia="Times New Roman" w:hAnsi="Times New Roman"/>
          <w:sz w:val="24"/>
          <w:szCs w:val="24"/>
          <w:rtl w:val="0"/>
        </w:rPr>
        <w:t xml:space="preserve"> el problema de la sobre</w:t>
      </w:r>
      <w:sdt>
        <w:sdtPr>
          <w:id w:val="585802861"/>
          <w:tag w:val="goog_rdk_349"/>
        </w:sdtPr>
        <w:sdtContent>
          <w:del w:author="Jordi Ferrer Beltran" w:id="187" w:date="2025-08-31T02:48:00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inclusión, pero esto puede adecuarse precisando el tipo de normas que pueden verse vulneradas para que resulte una prueba ilícita, y exponiendo una justificación correcta en ese sentido.</w:t>
      </w:r>
      <w:commentRangeEnd w:id="40"/>
      <w:r w:rsidDel="00000000" w:rsidR="00000000" w:rsidRPr="00000000">
        <w:commentReference w:id="4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sdt>
        <w:sdtPr>
          <w:id w:val="-1011742162"/>
          <w:tag w:val="goog_rdk_350"/>
        </w:sdtPr>
        <w:sdtContent>
          <w:commentRangeStart w:id="41"/>
        </w:sdtContent>
      </w:sdt>
      <w:r w:rsidDel="00000000" w:rsidR="00000000" w:rsidRPr="00000000">
        <w:rPr>
          <w:rFonts w:ascii="Times New Roman" w:cs="Times New Roman" w:eastAsia="Times New Roman" w:hAnsi="Times New Roman"/>
          <w:sz w:val="24"/>
          <w:szCs w:val="24"/>
          <w:rtl w:val="0"/>
        </w:rPr>
        <w:t xml:space="preserve">También, una buena manera de sostener este enfoque puede ser a través del apoyo jurisprudencial y doctrinal que demuestra la fuerza de aquella</w:t>
      </w:r>
      <w:commentRangeEnd w:id="41"/>
      <w:r w:rsidDel="00000000" w:rsidR="00000000" w:rsidRPr="00000000">
        <w:commentReference w:id="41"/>
      </w:r>
      <w:r w:rsidDel="00000000" w:rsidR="00000000" w:rsidRPr="00000000">
        <w:rPr>
          <w:rFonts w:ascii="Times New Roman" w:cs="Times New Roman" w:eastAsia="Times New Roman" w:hAnsi="Times New Roman"/>
          <w:sz w:val="24"/>
          <w:szCs w:val="24"/>
          <w:rtl w:val="0"/>
        </w:rPr>
        <w:t xml:space="preserve">. La idea es, por un lado, identificar qué normas son esas que deben infringirse para que una prueba se pueda declarar como ilícita, y, además, desvincular el concepto de prueba ilícita de las consecuencias. Esto permitirá un estudio más esclarecedor y que los debates puedan ser más fructíferos sobre qué tipo de consecuencias conviene atribuir a cada tipo de ilicitud</w:t>
      </w:r>
      <w:r w:rsidDel="00000000" w:rsidR="00000000" w:rsidRPr="00000000">
        <w:rPr>
          <w:rFonts w:ascii="Times New Roman" w:cs="Times New Roman" w:eastAsia="Times New Roman" w:hAnsi="Times New Roman"/>
          <w:sz w:val="24"/>
          <w:szCs w:val="24"/>
          <w:vertAlign w:val="superscript"/>
        </w:rPr>
        <w:footnoteReference w:customMarkFollows="0" w:id="89"/>
      </w:r>
      <w:r w:rsidDel="00000000" w:rsidR="00000000" w:rsidRPr="00000000">
        <w:rPr>
          <w:rFonts w:ascii="Times New Roman" w:cs="Times New Roman" w:eastAsia="Times New Roman" w:hAnsi="Times New Roman"/>
          <w:sz w:val="24"/>
          <w:szCs w:val="24"/>
          <w:rtl w:val="0"/>
        </w:rPr>
        <w:t xml:space="preserve">.</w:t>
      </w:r>
    </w:p>
    <w:sdt>
      <w:sdtPr>
        <w:id w:val="680813929"/>
        <w:tag w:val="goog_rdk_352"/>
      </w:sdtPr>
      <w:sdtContent>
        <w:p w:rsidR="00000000" w:rsidDel="00000000" w:rsidP="00000000" w:rsidRDefault="00000000" w:rsidRPr="00000000" w14:paraId="000000CE">
          <w:pPr>
            <w:spacing w:line="360" w:lineRule="auto"/>
            <w:jc w:val="both"/>
            <w:rPr>
              <w:ins w:author="Jordi Ferrer Beltran" w:id="188" w:date="2025-08-31T02:50: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suma, una vez analizada la terminología a utilizar y la posición asumida como definición de prueba ilícita, corresponde el examen de las prohibiciones probatorias. Con su análisis se pretende complementar el estudio conceptual, pues las prohibiciones probatorias ilustran sobre algunos de esos tipos de normas cuya vulneración genera una prueba ilícita.</w:t>
          </w:r>
          <w:sdt>
            <w:sdtPr>
              <w:id w:val="-1425484804"/>
              <w:tag w:val="goog_rdk_351"/>
            </w:sdtPr>
            <w:sdtContent>
              <w:ins w:author="Jordi Ferrer Beltran" w:id="188" w:date="2025-08-31T02:50:00Z">
                <w:r w:rsidDel="00000000" w:rsidR="00000000" w:rsidRPr="00000000">
                  <w:rPr>
                    <w:rtl w:val="0"/>
                  </w:rPr>
                </w:r>
              </w:ins>
            </w:sdtContent>
          </w:sdt>
        </w:p>
      </w:sdtContent>
    </w:sdt>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b w:val="1"/>
          <w:sz w:val="24"/>
          <w:szCs w:val="24"/>
        </w:rPr>
      </w:pPr>
      <w:sdt>
        <w:sdtPr>
          <w:id w:val="1910257545"/>
          <w:tag w:val="goog_rdk_353"/>
        </w:sdtPr>
        <w:sdtContent>
          <w:commentRangeStart w:id="42"/>
        </w:sdtContent>
      </w:sdt>
      <w:r w:rsidDel="00000000" w:rsidR="00000000" w:rsidRPr="00000000">
        <w:rPr>
          <w:rFonts w:ascii="Times New Roman" w:cs="Times New Roman" w:eastAsia="Times New Roman" w:hAnsi="Times New Roman"/>
          <w:b w:val="1"/>
          <w:sz w:val="24"/>
          <w:szCs w:val="24"/>
          <w:rtl w:val="0"/>
        </w:rPr>
        <w:t xml:space="preserve">1.1.2.3. Las prohibiciones probatorias y su alcance</w:t>
      </w:r>
      <w:sdt>
        <w:sdtPr>
          <w:id w:val="632240674"/>
          <w:tag w:val="goog_rdk_354"/>
        </w:sdtPr>
        <w:sdtContent>
          <w:del w:author="Jordi Ferrer Beltran" w:id="189" w:date="2025-08-31T02:50:00Z">
            <w:r w:rsidDel="00000000" w:rsidR="00000000" w:rsidRPr="00000000">
              <w:rPr>
                <w:rFonts w:ascii="Times New Roman" w:cs="Times New Roman" w:eastAsia="Times New Roman" w:hAnsi="Times New Roman"/>
                <w:b w:val="1"/>
                <w:sz w:val="24"/>
                <w:szCs w:val="24"/>
                <w:rtl w:val="0"/>
              </w:rPr>
              <w:delText xml:space="preserve">.</w:delText>
            </w:r>
          </w:del>
        </w:sdtContent>
      </w:sdt>
      <w:commentRangeEnd w:id="42"/>
      <w:r w:rsidDel="00000000" w:rsidR="00000000" w:rsidRPr="00000000">
        <w:commentReference w:id="42"/>
      </w:r>
      <w:r w:rsidDel="00000000" w:rsidR="00000000" w:rsidRPr="00000000">
        <w:rPr>
          <w:rtl w:val="0"/>
        </w:rPr>
      </w:r>
    </w:p>
    <w:sdt>
      <w:sdtPr>
        <w:id w:val="-124315297"/>
        <w:tag w:val="goog_rdk_357"/>
      </w:sdtPr>
      <w:sdtContent>
        <w:p w:rsidR="00000000" w:rsidDel="00000000" w:rsidP="00000000" w:rsidRDefault="00000000" w:rsidRPr="00000000" w14:paraId="000000D1">
          <w:pPr>
            <w:spacing w:line="360" w:lineRule="auto"/>
            <w:jc w:val="both"/>
            <w:rPr>
              <w:ins w:author="Jordi Ferrer Beltran" w:id="190" w:date="2025-08-31T02:50:00Z"/>
              <w:rFonts w:ascii="Times New Roman" w:cs="Times New Roman" w:eastAsia="Times New Roman" w:hAnsi="Times New Roman"/>
              <w:sz w:val="24"/>
              <w:szCs w:val="24"/>
            </w:rPr>
          </w:pPr>
          <w:sdt>
            <w:sdtPr>
              <w:id w:val="517631293"/>
              <w:tag w:val="goog_rdk_356"/>
            </w:sdtPr>
            <w:sdtContent>
              <w:ins w:author="Jordi Ferrer Beltran" w:id="190" w:date="2025-08-31T02:50:00Z">
                <w:r w:rsidDel="00000000" w:rsidR="00000000" w:rsidRPr="00000000">
                  <w:rPr>
                    <w:rtl w:val="0"/>
                  </w:rPr>
                </w:r>
              </w:ins>
            </w:sdtContent>
          </w:sdt>
        </w:p>
      </w:sdtContent>
    </w:sdt>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prohibiciones probatorias han sido tratadas anteriormente, aunque solo desde la perspectiva de su uso terminológico. Siendo así, se ha podido observar que la variedad de términos y sentidos utilizados en el discurso jurídico hace necesaria siempre la aclaración sobre el sentido y la referencia de cada uno de ellos. </w:t>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las prohibiciones probatorias se puede sostener que es una institución que, en cierto sentido, provoca confusión </w:t>
      </w:r>
      <w:sdt>
        <w:sdtPr>
          <w:id w:val="1247491759"/>
          <w:tag w:val="goog_rdk_358"/>
        </w:sdtPr>
        <w:sdtContent>
          <w:del w:author="Jordi Ferrer Beltran" w:id="191" w:date="2025-08-31T02:51:00Z">
            <w:r w:rsidDel="00000000" w:rsidR="00000000" w:rsidRPr="00000000">
              <w:rPr>
                <w:rFonts w:ascii="Times New Roman" w:cs="Times New Roman" w:eastAsia="Times New Roman" w:hAnsi="Times New Roman"/>
                <w:sz w:val="24"/>
                <w:szCs w:val="24"/>
                <w:rtl w:val="0"/>
              </w:rPr>
              <w:delText xml:space="preserve">que alcanza</w:delText>
            </w:r>
          </w:del>
        </w:sdtContent>
      </w:sdt>
      <w:sdt>
        <w:sdtPr>
          <w:id w:val="376163433"/>
          <w:tag w:val="goog_rdk_359"/>
        </w:sdtPr>
        <w:sdtContent>
          <w:ins w:author="Jordi Ferrer Beltran" w:id="191" w:date="2025-08-31T02:51:00Z">
            <w:r w:rsidDel="00000000" w:rsidR="00000000" w:rsidRPr="00000000">
              <w:rPr>
                <w:rFonts w:ascii="Times New Roman" w:cs="Times New Roman" w:eastAsia="Times New Roman" w:hAnsi="Times New Roman"/>
                <w:sz w:val="24"/>
                <w:szCs w:val="24"/>
                <w:rtl w:val="0"/>
              </w:rPr>
              <w:t xml:space="preserve">respecto</w:t>
            </w:r>
          </w:ins>
        </w:sdtContent>
      </w:sdt>
      <w:r w:rsidDel="00000000" w:rsidR="00000000" w:rsidRPr="00000000">
        <w:rPr>
          <w:rFonts w:ascii="Times New Roman" w:cs="Times New Roman" w:eastAsia="Times New Roman" w:hAnsi="Times New Roman"/>
          <w:sz w:val="24"/>
          <w:szCs w:val="24"/>
          <w:rtl w:val="0"/>
        </w:rPr>
        <w:t xml:space="preserve"> a cuestiones como qué es realmente lo que está «prohibido» y «cuál» es su alcance. </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sdt>
        <w:sdtPr>
          <w:id w:val="864308553"/>
          <w:tag w:val="goog_rdk_360"/>
        </w:sdtPr>
        <w:sdtContent>
          <w:commentRangeStart w:id="43"/>
        </w:sdtContent>
      </w:sdt>
      <w:r w:rsidDel="00000000" w:rsidR="00000000" w:rsidRPr="00000000">
        <w:rPr>
          <w:rFonts w:ascii="Times New Roman" w:cs="Times New Roman" w:eastAsia="Times New Roman" w:hAnsi="Times New Roman"/>
          <w:sz w:val="24"/>
          <w:szCs w:val="24"/>
          <w:rtl w:val="0"/>
        </w:rPr>
        <w:t xml:space="preserve">El argumento presente en la literatura sobre las prohibiciones probatorias es que expresan limitaciones a la averiguación de la verdad en el proceso; fundamento que responde, en parte, a la visión en dicha temática sobre los intereses contrapuestos de índole colectivo e individual que se protegen</w:t>
      </w:r>
      <w:commentRangeEnd w:id="43"/>
      <w:r w:rsidDel="00000000" w:rsidR="00000000" w:rsidRPr="00000000">
        <w:commentReference w:id="43"/>
      </w:r>
      <w:r w:rsidDel="00000000" w:rsidR="00000000" w:rsidRPr="00000000">
        <w:rPr>
          <w:rFonts w:ascii="Times New Roman" w:cs="Times New Roman" w:eastAsia="Times New Roman" w:hAnsi="Times New Roman"/>
          <w:sz w:val="24"/>
          <w:szCs w:val="24"/>
          <w:rtl w:val="0"/>
        </w:rPr>
        <w:t xml:space="preserve">. Estas limitaciones dependen en gran medida de la posición que le otorga el ordenamiento jurídico al individuo frente al poder del Estado</w:t>
      </w:r>
      <w:r w:rsidDel="00000000" w:rsidR="00000000" w:rsidRPr="00000000">
        <w:rPr>
          <w:rFonts w:ascii="Times New Roman" w:cs="Times New Roman" w:eastAsia="Times New Roman" w:hAnsi="Times New Roman"/>
          <w:sz w:val="24"/>
          <w:szCs w:val="24"/>
          <w:vertAlign w:val="superscript"/>
        </w:rPr>
        <w:footnoteReference w:customMarkFollows="0" w:id="9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tesis suele defenderse bajo el esquema del Estado democrático de Derecho, con los derechos fundamentales garantizados constitucionalmente. De ahí que en los ordenamientos que responden a un Estado democrático de Derecho existan espacios protegidos de las injerencias estatales por parte del legislador, dentro de las cuales se prohíben determinadas conductas relativas a la actividad probatoria o, inclusive, se llega a establecer la inadmisión de determinadas pruebas.</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esa línea, algunos puntos que subrayar. Por una parte, que las prohibiciones probatorias se instituyan como espacios para proteger al individuo de la injerencia del Estado significa claramente la imposición de determinados límites a la actuación probatoria. </w:t>
      </w:r>
      <w:sdt>
        <w:sdtPr>
          <w:id w:val="960711632"/>
          <w:tag w:val="goog_rdk_361"/>
        </w:sdtPr>
        <w:sdtContent>
          <w:ins w:author="Jordi Ferrer Beltran" w:id="192" w:date="2025-08-31T02:53:00Z">
            <w:r w:rsidDel="00000000" w:rsidR="00000000" w:rsidRPr="00000000">
              <w:rPr>
                <w:rFonts w:ascii="Times New Roman" w:cs="Times New Roman" w:eastAsia="Times New Roman" w:hAnsi="Times New Roman"/>
                <w:sz w:val="24"/>
                <w:szCs w:val="24"/>
                <w:rtl w:val="0"/>
              </w:rPr>
              <w:t xml:space="preserve">Un</w:t>
            </w:r>
          </w:ins>
        </w:sdtContent>
      </w:sdt>
      <w:sdt>
        <w:sdtPr>
          <w:id w:val="-915411634"/>
          <w:tag w:val="goog_rdk_362"/>
        </w:sdtPr>
        <w:sdtContent>
          <w:del w:author="Jordi Ferrer Beltran" w:id="192" w:date="2025-08-31T02:53:00Z">
            <w:r w:rsidDel="00000000" w:rsidR="00000000" w:rsidRPr="00000000">
              <w:rPr>
                <w:rFonts w:ascii="Times New Roman" w:cs="Times New Roman" w:eastAsia="Times New Roman" w:hAnsi="Times New Roman"/>
                <w:sz w:val="24"/>
                <w:szCs w:val="24"/>
                <w:rtl w:val="0"/>
              </w:rPr>
              <w:delText xml:space="preserve">L</w:delText>
            </w:r>
          </w:del>
        </w:sdtContent>
      </w:sdt>
      <w:r w:rsidDel="00000000" w:rsidR="00000000" w:rsidRPr="00000000">
        <w:rPr>
          <w:rFonts w:ascii="Times New Roman" w:cs="Times New Roman" w:eastAsia="Times New Roman" w:hAnsi="Times New Roman"/>
          <w:sz w:val="24"/>
          <w:szCs w:val="24"/>
          <w:rtl w:val="0"/>
        </w:rPr>
        <w:t xml:space="preserve">a manera de imponer esos límites es establecer prohibiciones probatorias </w:t>
      </w:r>
      <w:sdt>
        <w:sdtPr>
          <w:id w:val="-1556115003"/>
          <w:tag w:val="goog_rdk_363"/>
        </w:sdtPr>
        <w:sdtContent>
          <w:del w:author="Jordi Ferrer Beltran" w:id="193" w:date="2025-08-31T02:53:00Z">
            <w:r w:rsidDel="00000000" w:rsidR="00000000" w:rsidRPr="00000000">
              <w:rPr>
                <w:rFonts w:ascii="Times New Roman" w:cs="Times New Roman" w:eastAsia="Times New Roman" w:hAnsi="Times New Roman"/>
                <w:sz w:val="24"/>
                <w:szCs w:val="24"/>
                <w:rtl w:val="0"/>
              </w:rPr>
              <w:delText xml:space="preserve">frenando </w:delText>
            </w:r>
          </w:del>
        </w:sdtContent>
      </w:sdt>
      <w:sdt>
        <w:sdtPr>
          <w:id w:val="452480330"/>
          <w:tag w:val="goog_rdk_364"/>
        </w:sdtPr>
        <w:sdtContent>
          <w:ins w:author="Jordi Ferrer Beltran" w:id="193" w:date="2025-08-31T02:53:00Z">
            <w:r w:rsidDel="00000000" w:rsidR="00000000" w:rsidRPr="00000000">
              <w:rPr>
                <w:rFonts w:ascii="Times New Roman" w:cs="Times New Roman" w:eastAsia="Times New Roman" w:hAnsi="Times New Roman"/>
                <w:sz w:val="24"/>
                <w:szCs w:val="24"/>
                <w:rtl w:val="0"/>
              </w:rPr>
              <w:t xml:space="preserve">impidiendo </w:t>
            </w:r>
          </w:ins>
        </w:sdtContent>
      </w:sdt>
      <w:r w:rsidDel="00000000" w:rsidR="00000000" w:rsidRPr="00000000">
        <w:rPr>
          <w:rFonts w:ascii="Times New Roman" w:cs="Times New Roman" w:eastAsia="Times New Roman" w:hAnsi="Times New Roman"/>
          <w:sz w:val="24"/>
          <w:szCs w:val="24"/>
          <w:rtl w:val="0"/>
        </w:rPr>
        <w:t xml:space="preserve">la entrada al proceso de pruebas </w:t>
      </w:r>
      <w:sdt>
        <w:sdtPr>
          <w:id w:val="191242945"/>
          <w:tag w:val="goog_rdk_365"/>
        </w:sdtPr>
        <w:sdtContent>
          <w:del w:author="Jordi Ferrer Beltran" w:id="194" w:date="2025-08-31T02:54:00Z">
            <w:r w:rsidDel="00000000" w:rsidR="00000000" w:rsidRPr="00000000">
              <w:rPr>
                <w:rFonts w:ascii="Times New Roman" w:cs="Times New Roman" w:eastAsia="Times New Roman" w:hAnsi="Times New Roman"/>
                <w:sz w:val="24"/>
                <w:szCs w:val="24"/>
                <w:rtl w:val="0"/>
              </w:rPr>
              <w:delText xml:space="preserve">donde se haya</w:delText>
            </w:r>
          </w:del>
        </w:sdtContent>
      </w:sdt>
      <w:sdt>
        <w:sdtPr>
          <w:id w:val="-1467248641"/>
          <w:tag w:val="goog_rdk_366"/>
        </w:sdtPr>
        <w:sdtContent>
          <w:ins w:author="Jordi Ferrer Beltran" w:id="194" w:date="2025-08-31T02:54:00Z">
            <w:r w:rsidDel="00000000" w:rsidR="00000000" w:rsidRPr="00000000">
              <w:rPr>
                <w:rFonts w:ascii="Times New Roman" w:cs="Times New Roman" w:eastAsia="Times New Roman" w:hAnsi="Times New Roman"/>
                <w:sz w:val="24"/>
                <w:szCs w:val="24"/>
                <w:rtl w:val="0"/>
              </w:rPr>
              <w:t xml:space="preserve">que resulten de la</w:t>
            </w:r>
          </w:ins>
        </w:sdtContent>
      </w:sdt>
      <w:r w:rsidDel="00000000" w:rsidR="00000000" w:rsidRPr="00000000">
        <w:rPr>
          <w:rFonts w:ascii="Times New Roman" w:cs="Times New Roman" w:eastAsia="Times New Roman" w:hAnsi="Times New Roman"/>
          <w:sz w:val="24"/>
          <w:szCs w:val="24"/>
          <w:rtl w:val="0"/>
        </w:rPr>
        <w:t xml:space="preserve"> manipula</w:t>
      </w:r>
      <w:sdt>
        <w:sdtPr>
          <w:id w:val="1245258421"/>
          <w:tag w:val="goog_rdk_367"/>
        </w:sdtPr>
        <w:sdtContent>
          <w:ins w:author="Jordi Ferrer Beltran" w:id="195" w:date="2025-08-31T02:54:00Z">
            <w:r w:rsidDel="00000000" w:rsidR="00000000" w:rsidRPr="00000000">
              <w:rPr>
                <w:rFonts w:ascii="Times New Roman" w:cs="Times New Roman" w:eastAsia="Times New Roman" w:hAnsi="Times New Roman"/>
                <w:sz w:val="24"/>
                <w:szCs w:val="24"/>
                <w:rtl w:val="0"/>
              </w:rPr>
              <w:t xml:space="preserve">ción de</w:t>
            </w:r>
          </w:ins>
        </w:sdtContent>
      </w:sdt>
      <w:sdt>
        <w:sdtPr>
          <w:id w:val="524355783"/>
          <w:tag w:val="goog_rdk_368"/>
        </w:sdtPr>
        <w:sdtContent>
          <w:del w:author="Jordi Ferrer Beltran" w:id="195" w:date="2025-08-31T02:54:00Z">
            <w:r w:rsidDel="00000000" w:rsidR="00000000" w:rsidRPr="00000000">
              <w:rPr>
                <w:rFonts w:ascii="Times New Roman" w:cs="Times New Roman" w:eastAsia="Times New Roman" w:hAnsi="Times New Roman"/>
                <w:sz w:val="24"/>
                <w:szCs w:val="24"/>
                <w:rtl w:val="0"/>
              </w:rPr>
              <w:delText xml:space="preserve">do</w:delText>
            </w:r>
          </w:del>
        </w:sdtContent>
      </w:sdt>
      <w:r w:rsidDel="00000000" w:rsidR="00000000" w:rsidRPr="00000000">
        <w:rPr>
          <w:rFonts w:ascii="Times New Roman" w:cs="Times New Roman" w:eastAsia="Times New Roman" w:hAnsi="Times New Roman"/>
          <w:sz w:val="24"/>
          <w:szCs w:val="24"/>
          <w:rtl w:val="0"/>
        </w:rPr>
        <w:t xml:space="preserve"> la voluntad del procesado a través de tortura, amenazas, coacción, o también se estipulan otras destinadas más bien a prohibir la incorporación de un medio de prueba, su práctica o valoración, etc.</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tanto, como bien afirma </w:t>
      </w:r>
      <w:r w:rsidDel="00000000" w:rsidR="00000000" w:rsidRPr="00000000">
        <w:rPr>
          <w:rFonts w:ascii="Times New Roman" w:cs="Times New Roman" w:eastAsia="Times New Roman" w:hAnsi="Times New Roman"/>
          <w:smallCaps w:val="1"/>
          <w:sz w:val="24"/>
          <w:szCs w:val="24"/>
          <w:rtl w:val="0"/>
        </w:rPr>
        <w:t xml:space="preserve">Ambos,</w:t>
      </w:r>
      <w:r w:rsidDel="00000000" w:rsidR="00000000" w:rsidRPr="00000000">
        <w:rPr>
          <w:rFonts w:ascii="Times New Roman" w:cs="Times New Roman" w:eastAsia="Times New Roman" w:hAnsi="Times New Roman"/>
          <w:sz w:val="24"/>
          <w:szCs w:val="24"/>
          <w:rtl w:val="0"/>
        </w:rPr>
        <w:t xml:space="preserve"> dichas prohibiciones tienen un componente individual y colectivo. Por un lado, sirven para la garantía de los derechos fundamentales en tanto protegen al inculpado ante la utilización de pruebas obtenidas de manera contraria a la ley y, además, en su contra. Esto en el sentido amplio de las prohibiciones de cargo, aunque también puede utilizarse a los efectos de la exculpación. Por otro, preservan - un componente colectivo – la integridad constitucional, en particular a través de la realización de un proceso justo</w:t>
      </w:r>
      <w:r w:rsidDel="00000000" w:rsidR="00000000" w:rsidRPr="00000000">
        <w:rPr>
          <w:rFonts w:ascii="Times New Roman" w:cs="Times New Roman" w:eastAsia="Times New Roman" w:hAnsi="Times New Roman"/>
          <w:sz w:val="24"/>
          <w:szCs w:val="24"/>
          <w:vertAlign w:val="superscript"/>
        </w:rPr>
        <w:footnoteReference w:customMarkFollows="0" w:id="9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Según la doctrina alemana, pueden ser de dos tipos: prohibición de producción de pruebas y prohibición de utilización de pruebas. Las relativas a la producción de pruebas regulan su modo de obtención, mientras que las referidas a su utilización </w:t>
      </w:r>
      <w:r w:rsidDel="00000000" w:rsidR="00000000" w:rsidRPr="00000000">
        <w:rPr>
          <w:rFonts w:ascii="Times New Roman" w:cs="Times New Roman" w:eastAsia="Times New Roman" w:hAnsi="Times New Roman"/>
          <w:color w:val="000000"/>
          <w:sz w:val="24"/>
          <w:szCs w:val="24"/>
          <w:rtl w:val="0"/>
        </w:rPr>
        <w:t xml:space="preserve">regulan el uso que se </w:t>
      </w:r>
      <w:sdt>
        <w:sdtPr>
          <w:id w:val="-1683830457"/>
          <w:tag w:val="goog_rdk_369"/>
        </w:sdtPr>
        <w:sdtContent>
          <w:del w:author="Jordi Ferrer Beltran" w:id="196" w:date="2025-08-31T02:55:00Z">
            <w:r w:rsidDel="00000000" w:rsidR="00000000" w:rsidRPr="00000000">
              <w:rPr>
                <w:rFonts w:ascii="Times New Roman" w:cs="Times New Roman" w:eastAsia="Times New Roman" w:hAnsi="Times New Roman"/>
                <w:color w:val="000000"/>
                <w:sz w:val="24"/>
                <w:szCs w:val="24"/>
                <w:rtl w:val="0"/>
              </w:rPr>
              <w:delText xml:space="preserve">les </w:delText>
            </w:r>
          </w:del>
        </w:sdtContent>
      </w:sdt>
      <w:sdt>
        <w:sdtPr>
          <w:id w:val="1653559059"/>
          <w:tag w:val="goog_rdk_370"/>
        </w:sdtPr>
        <w:sdtContent>
          <w:ins w:author="Jordi Ferrer Beltran" w:id="196" w:date="2025-08-31T02:55:00Z">
            <w:r w:rsidDel="00000000" w:rsidR="00000000" w:rsidRPr="00000000">
              <w:rPr>
                <w:rFonts w:ascii="Times New Roman" w:cs="Times New Roman" w:eastAsia="Times New Roman" w:hAnsi="Times New Roman"/>
                <w:color w:val="000000"/>
                <w:sz w:val="24"/>
                <w:szCs w:val="24"/>
                <w:rtl w:val="0"/>
              </w:rPr>
              <w:t xml:space="preserve">puede </w:t>
            </w:r>
          </w:ins>
        </w:sdtContent>
      </w:sdt>
      <w:r w:rsidDel="00000000" w:rsidR="00000000" w:rsidRPr="00000000">
        <w:rPr>
          <w:rFonts w:ascii="Times New Roman" w:cs="Times New Roman" w:eastAsia="Times New Roman" w:hAnsi="Times New Roman"/>
          <w:color w:val="000000"/>
          <w:sz w:val="24"/>
          <w:szCs w:val="24"/>
          <w:rtl w:val="0"/>
        </w:rPr>
        <w:t xml:space="preserve">da</w:t>
      </w:r>
      <w:sdt>
        <w:sdtPr>
          <w:id w:val="13574815"/>
          <w:tag w:val="goog_rdk_371"/>
        </w:sdtPr>
        <w:sdtContent>
          <w:ins w:author="Jordi Ferrer Beltran" w:id="197" w:date="2025-08-31T02:55:00Z">
            <w:r w:rsidDel="00000000" w:rsidR="00000000" w:rsidRPr="00000000">
              <w:rPr>
                <w:rFonts w:ascii="Times New Roman" w:cs="Times New Roman" w:eastAsia="Times New Roman" w:hAnsi="Times New Roman"/>
                <w:color w:val="000000"/>
                <w:sz w:val="24"/>
                <w:szCs w:val="24"/>
                <w:rtl w:val="0"/>
              </w:rPr>
              <w:t xml:space="preserve">r a</w:t>
            </w:r>
          </w:ins>
        </w:sdtContent>
      </w:sdt>
      <w:r w:rsidDel="00000000" w:rsidR="00000000" w:rsidRPr="00000000">
        <w:rPr>
          <w:rFonts w:ascii="Times New Roman" w:cs="Times New Roman" w:eastAsia="Times New Roman" w:hAnsi="Times New Roman"/>
          <w:color w:val="000000"/>
          <w:sz w:val="24"/>
          <w:szCs w:val="24"/>
          <w:rtl w:val="0"/>
        </w:rPr>
        <w:t xml:space="preserve"> las pruebas una vez obtenidas</w:t>
      </w:r>
      <w:r w:rsidDel="00000000" w:rsidR="00000000" w:rsidRPr="00000000">
        <w:rPr>
          <w:rFonts w:ascii="Times New Roman" w:cs="Times New Roman" w:eastAsia="Times New Roman" w:hAnsi="Times New Roman"/>
          <w:color w:val="000000"/>
          <w:sz w:val="24"/>
          <w:szCs w:val="24"/>
          <w:vertAlign w:val="superscript"/>
        </w:rPr>
        <w:footnoteReference w:customMarkFollows="0" w:id="92"/>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prohibiciones de producción probatoria se clasifican en prohibiciones de </w:t>
      </w:r>
      <w:r w:rsidDel="00000000" w:rsidR="00000000" w:rsidRPr="00000000">
        <w:rPr>
          <w:rFonts w:ascii="Times New Roman" w:cs="Times New Roman" w:eastAsia="Times New Roman" w:hAnsi="Times New Roman"/>
          <w:i w:val="1"/>
          <w:color w:val="000000"/>
          <w:sz w:val="24"/>
          <w:szCs w:val="24"/>
          <w:rtl w:val="0"/>
        </w:rPr>
        <w:t xml:space="preserve">temas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u objeto</w:t>
      </w:r>
      <w:r w:rsidDel="00000000" w:rsidR="00000000" w:rsidRPr="00000000">
        <w:rPr>
          <w:rFonts w:ascii="Times New Roman" w:cs="Times New Roman" w:eastAsia="Times New Roman" w:hAnsi="Times New Roman"/>
          <w:color w:val="000000"/>
          <w:sz w:val="24"/>
          <w:szCs w:val="24"/>
          <w:rtl w:val="0"/>
        </w:rPr>
        <w:t xml:space="preserve"> probatorio, prohibiciones de </w:t>
      </w:r>
      <w:r w:rsidDel="00000000" w:rsidR="00000000" w:rsidRPr="00000000">
        <w:rPr>
          <w:rFonts w:ascii="Times New Roman" w:cs="Times New Roman" w:eastAsia="Times New Roman" w:hAnsi="Times New Roman"/>
          <w:i w:val="1"/>
          <w:color w:val="000000"/>
          <w:sz w:val="24"/>
          <w:szCs w:val="24"/>
          <w:rtl w:val="0"/>
        </w:rPr>
        <w:t xml:space="preserve">medios de prueba</w:t>
      </w:r>
      <w:r w:rsidDel="00000000" w:rsidR="00000000" w:rsidRPr="00000000">
        <w:rPr>
          <w:rFonts w:ascii="Times New Roman" w:cs="Times New Roman" w:eastAsia="Times New Roman" w:hAnsi="Times New Roman"/>
          <w:color w:val="000000"/>
          <w:sz w:val="24"/>
          <w:szCs w:val="24"/>
          <w:rtl w:val="0"/>
        </w:rPr>
        <w:t xml:space="preserve"> y </w:t>
      </w:r>
      <w:sdt>
        <w:sdtPr>
          <w:id w:val="1434164283"/>
          <w:tag w:val="goog_rdk_372"/>
        </w:sdtPr>
        <w:sdtContent>
          <w:del w:author="Jordi Ferrer Beltran" w:id="198" w:date="2025-08-31T02:55:00Z">
            <w:r w:rsidDel="00000000" w:rsidR="00000000" w:rsidRPr="00000000">
              <w:rPr>
                <w:rFonts w:ascii="Times New Roman" w:cs="Times New Roman" w:eastAsia="Times New Roman" w:hAnsi="Times New Roman"/>
                <w:color w:val="000000"/>
                <w:sz w:val="24"/>
                <w:szCs w:val="24"/>
                <w:rtl w:val="0"/>
              </w:rPr>
              <w:delText xml:space="preserve">las </w:delText>
            </w:r>
          </w:del>
        </w:sdtContent>
      </w:sdt>
      <w:sdt>
        <w:sdtPr>
          <w:id w:val="-1428826"/>
          <w:tag w:val="goog_rdk_373"/>
        </w:sdtPr>
        <w:sdtContent>
          <w:ins w:author="Jordi Ferrer Beltran" w:id="198" w:date="2025-08-31T02:55:00Z">
            <w:r w:rsidDel="00000000" w:rsidR="00000000" w:rsidRPr="00000000">
              <w:rPr>
                <w:rFonts w:ascii="Times New Roman" w:cs="Times New Roman" w:eastAsia="Times New Roman" w:hAnsi="Times New Roman"/>
                <w:color w:val="000000"/>
                <w:sz w:val="24"/>
                <w:szCs w:val="24"/>
                <w:rtl w:val="0"/>
              </w:rPr>
              <w:t xml:space="preserve">prohibiciones </w:t>
            </w:r>
          </w:ins>
        </w:sdtContent>
      </w:sdt>
      <w:r w:rsidDel="00000000" w:rsidR="00000000" w:rsidRPr="00000000">
        <w:rPr>
          <w:rFonts w:ascii="Times New Roman" w:cs="Times New Roman" w:eastAsia="Times New Roman" w:hAnsi="Times New Roman"/>
          <w:color w:val="000000"/>
          <w:sz w:val="24"/>
          <w:szCs w:val="24"/>
          <w:rtl w:val="0"/>
        </w:rPr>
        <w:t xml:space="preserve">de </w:t>
      </w:r>
      <w:r w:rsidDel="00000000" w:rsidR="00000000" w:rsidRPr="00000000">
        <w:rPr>
          <w:rFonts w:ascii="Times New Roman" w:cs="Times New Roman" w:eastAsia="Times New Roman" w:hAnsi="Times New Roman"/>
          <w:i w:val="1"/>
          <w:color w:val="000000"/>
          <w:sz w:val="24"/>
          <w:szCs w:val="24"/>
          <w:rtl w:val="0"/>
        </w:rPr>
        <w:t xml:space="preserve">métodos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probatorios</w:t>
      </w:r>
      <w:r w:rsidDel="00000000" w:rsidR="00000000" w:rsidRPr="00000000">
        <w:rPr>
          <w:rFonts w:ascii="Times New Roman" w:cs="Times New Roman" w:eastAsia="Times New Roman" w:hAnsi="Times New Roman"/>
          <w:color w:val="000000"/>
          <w:sz w:val="24"/>
          <w:szCs w:val="24"/>
          <w:rtl w:val="0"/>
        </w:rPr>
        <w:t xml:space="preserve">. Las primeras afectan </w:t>
      </w:r>
      <w:sdt>
        <w:sdtPr>
          <w:id w:val="-358661089"/>
          <w:tag w:val="goog_rdk_374"/>
        </w:sdtPr>
        <w:sdtContent>
          <w:ins w:author="Jordi Ferrer Beltran" w:id="199" w:date="2025-08-31T02:56:00Z">
            <w:r w:rsidDel="00000000" w:rsidR="00000000" w:rsidRPr="00000000">
              <w:rPr>
                <w:rFonts w:ascii="Times New Roman" w:cs="Times New Roman" w:eastAsia="Times New Roman" w:hAnsi="Times New Roman"/>
                <w:color w:val="000000"/>
                <w:sz w:val="24"/>
                <w:szCs w:val="24"/>
                <w:rtl w:val="0"/>
              </w:rPr>
              <w:t xml:space="preserve">a </w:t>
            </w:r>
          </w:ins>
        </w:sdtContent>
      </w:sdt>
      <w:r w:rsidDel="00000000" w:rsidR="00000000" w:rsidRPr="00000000">
        <w:rPr>
          <w:rFonts w:ascii="Times New Roman" w:cs="Times New Roman" w:eastAsia="Times New Roman" w:hAnsi="Times New Roman"/>
          <w:color w:val="000000"/>
          <w:sz w:val="24"/>
          <w:szCs w:val="24"/>
          <w:rtl w:val="0"/>
        </w:rPr>
        <w:t xml:space="preserve">determinados </w:t>
      </w:r>
      <w:sdt>
        <w:sdtPr>
          <w:id w:val="1719069989"/>
          <w:tag w:val="goog_rdk_375"/>
        </w:sdtPr>
        <w:sdtContent>
          <w:commentRangeStart w:id="44"/>
        </w:sdtContent>
      </w:sdt>
      <w:r w:rsidDel="00000000" w:rsidR="00000000" w:rsidRPr="00000000">
        <w:rPr>
          <w:rFonts w:ascii="Times New Roman" w:cs="Times New Roman" w:eastAsia="Times New Roman" w:hAnsi="Times New Roman"/>
          <w:color w:val="000000"/>
          <w:sz w:val="24"/>
          <w:szCs w:val="24"/>
          <w:rtl w:val="0"/>
        </w:rPr>
        <w:t xml:space="preserve">hechos calificados como prohibidos </w:t>
      </w:r>
      <w:commentRangeEnd w:id="44"/>
      <w:r w:rsidDel="00000000" w:rsidR="00000000" w:rsidRPr="00000000">
        <w:commentReference w:id="44"/>
      </w:r>
      <w:r w:rsidDel="00000000" w:rsidR="00000000" w:rsidRPr="00000000">
        <w:rPr>
          <w:rFonts w:ascii="Times New Roman" w:cs="Times New Roman" w:eastAsia="Times New Roman" w:hAnsi="Times New Roman"/>
          <w:color w:val="000000"/>
          <w:sz w:val="24"/>
          <w:szCs w:val="24"/>
          <w:rtl w:val="0"/>
        </w:rPr>
        <w:t xml:space="preserve">por el derecho (recae sobre hechos u objetos); las segundas se refieren a medios de prueba </w:t>
      </w:r>
      <w:sdt>
        <w:sdtPr>
          <w:id w:val="-1796717903"/>
          <w:tag w:val="goog_rdk_376"/>
        </w:sdtPr>
        <w:sdtContent>
          <w:del w:author="Jordi Ferrer Beltran" w:id="200" w:date="2025-08-31T02:56:00Z">
            <w:r w:rsidDel="00000000" w:rsidR="00000000" w:rsidRPr="00000000">
              <w:rPr>
                <w:rFonts w:ascii="Times New Roman" w:cs="Times New Roman" w:eastAsia="Times New Roman" w:hAnsi="Times New Roman"/>
                <w:color w:val="000000"/>
                <w:sz w:val="24"/>
                <w:szCs w:val="24"/>
                <w:rtl w:val="0"/>
              </w:rPr>
              <w:delText xml:space="preserve">que </w:delText>
            </w:r>
          </w:del>
        </w:sdtContent>
      </w:sdt>
      <w:sdt>
        <w:sdtPr>
          <w:id w:val="525704194"/>
          <w:tag w:val="goog_rdk_377"/>
        </w:sdtPr>
        <w:sdtContent>
          <w:ins w:author="Jordi Ferrer Beltran" w:id="200" w:date="2025-08-31T02:56:00Z">
            <w:r w:rsidDel="00000000" w:rsidR="00000000" w:rsidRPr="00000000">
              <w:rPr>
                <w:rFonts w:ascii="Times New Roman" w:cs="Times New Roman" w:eastAsia="Times New Roman" w:hAnsi="Times New Roman"/>
                <w:color w:val="000000"/>
                <w:sz w:val="24"/>
                <w:szCs w:val="24"/>
                <w:rtl w:val="0"/>
              </w:rPr>
              <w:t xml:space="preserve">de los que </w:t>
            </w:r>
          </w:ins>
        </w:sdtContent>
      </w:sdt>
      <w:r w:rsidDel="00000000" w:rsidR="00000000" w:rsidRPr="00000000">
        <w:rPr>
          <w:rFonts w:ascii="Times New Roman" w:cs="Times New Roman" w:eastAsia="Times New Roman" w:hAnsi="Times New Roman"/>
          <w:color w:val="000000"/>
          <w:sz w:val="24"/>
          <w:szCs w:val="24"/>
          <w:rtl w:val="0"/>
        </w:rPr>
        <w:t xml:space="preserve">se prohíbe su entrada al proceso por determinadas razones</w:t>
      </w:r>
      <w:sdt>
        <w:sdtPr>
          <w:id w:val="2110137497"/>
          <w:tag w:val="goog_rdk_378"/>
        </w:sdtPr>
        <w:sdtContent>
          <w:del w:author="Jordi Ferrer Beltran" w:id="201" w:date="2025-08-31T02:56:00Z">
            <w:r w:rsidDel="00000000" w:rsidR="00000000" w:rsidRPr="00000000">
              <w:rPr>
                <w:rFonts w:ascii="Times New Roman" w:cs="Times New Roman" w:eastAsia="Times New Roman" w:hAnsi="Times New Roman"/>
                <w:color w:val="000000"/>
                <w:sz w:val="24"/>
                <w:szCs w:val="24"/>
                <w:rtl w:val="0"/>
              </w:rPr>
              <w:delText xml:space="preserve"> (recaen sobre medios de prueba)</w:delText>
            </w:r>
          </w:del>
        </w:sdtContent>
      </w:sdt>
      <w:r w:rsidDel="00000000" w:rsidR="00000000" w:rsidRPr="00000000">
        <w:rPr>
          <w:rFonts w:ascii="Times New Roman" w:cs="Times New Roman" w:eastAsia="Times New Roman" w:hAnsi="Times New Roman"/>
          <w:color w:val="000000"/>
          <w:sz w:val="24"/>
          <w:szCs w:val="24"/>
          <w:rtl w:val="0"/>
        </w:rPr>
        <w:t xml:space="preserve">; y las de métodos probatorios son aquellas que regulan qué métodos están vedados para obtener pruebas (recaen sobre los métodos entendidos como herramientas o técnicas para recabar pruebas).</w:t>
      </w:r>
    </w:p>
    <w:p w:rsidR="00000000" w:rsidDel="00000000" w:rsidP="00000000" w:rsidRDefault="00000000" w:rsidRPr="00000000" w14:paraId="000000DA">
      <w:pPr>
        <w:spacing w:line="360" w:lineRule="auto"/>
        <w:jc w:val="both"/>
        <w:rPr/>
      </w:pPr>
      <w:r w:rsidDel="00000000" w:rsidR="00000000" w:rsidRPr="00000000">
        <w:rPr>
          <w:rFonts w:ascii="Times New Roman" w:cs="Times New Roman" w:eastAsia="Times New Roman" w:hAnsi="Times New Roman"/>
          <w:color w:val="000000"/>
          <w:sz w:val="24"/>
          <w:szCs w:val="24"/>
          <w:rtl w:val="0"/>
        </w:rPr>
        <w:t xml:space="preserve">Las prohibiciones que afectan a</w:t>
      </w:r>
      <w:sdt>
        <w:sdtPr>
          <w:id w:val="-707355147"/>
          <w:tag w:val="goog_rdk_379"/>
        </w:sdtPr>
        <w:sdtContent>
          <w:ins w:author="Jordi Ferrer Beltran" w:id="202" w:date="2025-08-31T02:58:00Z">
            <w:r w:rsidDel="00000000" w:rsidR="00000000" w:rsidRPr="00000000">
              <w:rPr>
                <w:rFonts w:ascii="Times New Roman" w:cs="Times New Roman" w:eastAsia="Times New Roman" w:hAnsi="Times New Roman"/>
                <w:color w:val="000000"/>
                <w:sz w:val="24"/>
                <w:szCs w:val="24"/>
                <w:rtl w:val="0"/>
              </w:rPr>
              <w:t xml:space="preserve">l</w:t>
            </w:r>
          </w:ins>
        </w:sdtContent>
      </w:sdt>
      <w:r w:rsidDel="00000000" w:rsidR="00000000" w:rsidRPr="00000000">
        <w:rPr>
          <w:rFonts w:ascii="Times New Roman" w:cs="Times New Roman" w:eastAsia="Times New Roman" w:hAnsi="Times New Roman"/>
          <w:color w:val="000000"/>
          <w:sz w:val="24"/>
          <w:szCs w:val="24"/>
          <w:rtl w:val="0"/>
        </w:rPr>
        <w:t xml:space="preserve"> </w:t>
      </w:r>
      <w:sdt>
        <w:sdtPr>
          <w:id w:val="-1463495667"/>
          <w:tag w:val="goog_rdk_380"/>
        </w:sdtPr>
        <w:sdtContent>
          <w:del w:author="Jordi Ferrer Beltran" w:id="203" w:date="2025-08-31T02:58:00Z">
            <w:r w:rsidDel="00000000" w:rsidR="00000000" w:rsidRPr="00000000">
              <w:rPr>
                <w:rFonts w:ascii="Times New Roman" w:cs="Times New Roman" w:eastAsia="Times New Roman" w:hAnsi="Times New Roman"/>
                <w:color w:val="000000"/>
                <w:sz w:val="24"/>
                <w:szCs w:val="24"/>
                <w:rtl w:val="0"/>
              </w:rPr>
              <w:delText xml:space="preserve">la materia de </w:delText>
            </w:r>
          </w:del>
        </w:sdtContent>
      </w:sdt>
      <w:r w:rsidDel="00000000" w:rsidR="00000000" w:rsidRPr="00000000">
        <w:rPr>
          <w:rFonts w:ascii="Times New Roman" w:cs="Times New Roman" w:eastAsia="Times New Roman" w:hAnsi="Times New Roman"/>
          <w:color w:val="000000"/>
          <w:sz w:val="24"/>
          <w:szCs w:val="24"/>
          <w:rtl w:val="0"/>
        </w:rPr>
        <w:t xml:space="preserve">tema u objeto de investigación o de prueba suelen estar relacionadas con materias clasificadas como secretas. Por ejemplo, </w:t>
      </w:r>
      <w:sdt>
        <w:sdtPr>
          <w:id w:val="1570807053"/>
          <w:tag w:val="goog_rdk_381"/>
        </w:sdtPr>
        <w:sdtContent>
          <w:del w:author="Jordi Ferrer Beltran" w:id="204" w:date="2025-08-31T02:58:00Z">
            <w:r w:rsidDel="00000000" w:rsidR="00000000" w:rsidRPr="00000000">
              <w:rPr>
                <w:rFonts w:ascii="Times New Roman" w:cs="Times New Roman" w:eastAsia="Times New Roman" w:hAnsi="Times New Roman"/>
                <w:color w:val="000000"/>
                <w:sz w:val="24"/>
                <w:szCs w:val="24"/>
                <w:rtl w:val="0"/>
              </w:rPr>
              <w:delText xml:space="preserve">la norma</w:delText>
            </w:r>
          </w:del>
        </w:sdtContent>
      </w:sdt>
      <w:sdt>
        <w:sdtPr>
          <w:id w:val="-324336029"/>
          <w:tag w:val="goog_rdk_382"/>
        </w:sdtPr>
        <w:sdtContent>
          <w:ins w:author="Jordi Ferrer Beltran" w:id="204" w:date="2025-08-31T02:58:00Z">
            <w:r w:rsidDel="00000000" w:rsidR="00000000" w:rsidRPr="00000000">
              <w:rPr>
                <w:rFonts w:ascii="Times New Roman" w:cs="Times New Roman" w:eastAsia="Times New Roman" w:hAnsi="Times New Roman"/>
                <w:color w:val="000000"/>
                <w:sz w:val="24"/>
                <w:szCs w:val="24"/>
                <w:rtl w:val="0"/>
              </w:rPr>
              <w:t xml:space="preserve">el derecho</w:t>
            </w:r>
          </w:ins>
        </w:sdtContent>
      </w:sdt>
      <w:r w:rsidDel="00000000" w:rsidR="00000000" w:rsidRPr="00000000">
        <w:rPr>
          <w:rFonts w:ascii="Times New Roman" w:cs="Times New Roman" w:eastAsia="Times New Roman" w:hAnsi="Times New Roman"/>
          <w:color w:val="000000"/>
          <w:sz w:val="24"/>
          <w:szCs w:val="24"/>
          <w:rtl w:val="0"/>
        </w:rPr>
        <w:t xml:space="preserve"> mexican</w:t>
      </w:r>
      <w:sdt>
        <w:sdtPr>
          <w:id w:val="1778362329"/>
          <w:tag w:val="goog_rdk_383"/>
        </w:sdtPr>
        <w:sdtContent>
          <w:ins w:author="Jordi Ferrer Beltran" w:id="205" w:date="2025-08-31T02:58:00Z">
            <w:r w:rsidDel="00000000" w:rsidR="00000000" w:rsidRPr="00000000">
              <w:rPr>
                <w:rFonts w:ascii="Times New Roman" w:cs="Times New Roman" w:eastAsia="Times New Roman" w:hAnsi="Times New Roman"/>
                <w:color w:val="000000"/>
                <w:sz w:val="24"/>
                <w:szCs w:val="24"/>
                <w:rtl w:val="0"/>
              </w:rPr>
              <w:t xml:space="preserve">o</w:t>
            </w:r>
          </w:ins>
        </w:sdtContent>
      </w:sdt>
      <w:sdt>
        <w:sdtPr>
          <w:id w:val="-280341863"/>
          <w:tag w:val="goog_rdk_384"/>
        </w:sdtPr>
        <w:sdtContent>
          <w:del w:author="Jordi Ferrer Beltran" w:id="205" w:date="2025-08-31T02:58:00Z">
            <w:r w:rsidDel="00000000" w:rsidR="00000000" w:rsidRPr="00000000">
              <w:rPr>
                <w:rFonts w:ascii="Times New Roman" w:cs="Times New Roman" w:eastAsia="Times New Roman" w:hAnsi="Times New Roman"/>
                <w:color w:val="000000"/>
                <w:sz w:val="24"/>
                <w:szCs w:val="24"/>
                <w:rtl w:val="0"/>
              </w:rPr>
              <w:delText xml:space="preserve">a</w:delText>
            </w:r>
          </w:del>
        </w:sdtContent>
      </w:sdt>
      <w:r w:rsidDel="00000000" w:rsidR="00000000" w:rsidRPr="00000000">
        <w:rPr>
          <w:rFonts w:ascii="Times New Roman" w:cs="Times New Roman" w:eastAsia="Times New Roman" w:hAnsi="Times New Roman"/>
          <w:color w:val="000000"/>
          <w:sz w:val="24"/>
          <w:szCs w:val="24"/>
          <w:rtl w:val="0"/>
        </w:rPr>
        <w:t xml:space="preserve"> (artículo 362</w:t>
      </w:r>
      <w:sdt>
        <w:sdtPr>
          <w:id w:val="1755629479"/>
          <w:tag w:val="goog_rdk_385"/>
        </w:sdtPr>
        <w:sdtContent>
          <w:ins w:author="Jordi Ferrer Beltran" w:id="206" w:date="2025-08-31T02:58:00Z">
            <w:r w:rsidDel="00000000" w:rsidR="00000000" w:rsidRPr="00000000">
              <w:rPr>
                <w:rFonts w:ascii="Times New Roman" w:cs="Times New Roman" w:eastAsia="Times New Roman" w:hAnsi="Times New Roman"/>
                <w:color w:val="000000"/>
                <w:sz w:val="24"/>
                <w:szCs w:val="24"/>
                <w:rtl w:val="0"/>
              </w:rPr>
              <w:t xml:space="preserve"> del Código nacional de procedimientos penales</w:t>
            </w:r>
          </w:ins>
        </w:sdtContent>
      </w:sdt>
      <w:r w:rsidDel="00000000" w:rsidR="00000000" w:rsidRPr="00000000">
        <w:rPr>
          <w:rFonts w:ascii="Times New Roman" w:cs="Times New Roman" w:eastAsia="Times New Roman" w:hAnsi="Times New Roman"/>
          <w:color w:val="000000"/>
          <w:sz w:val="24"/>
          <w:szCs w:val="24"/>
          <w:rtl w:val="0"/>
        </w:rPr>
        <w:t xml:space="preserve">) establece que es inadmisible el testimonio de personas que, </w:t>
      </w:r>
      <w:r w:rsidDel="00000000" w:rsidR="00000000" w:rsidRPr="00000000">
        <w:rPr>
          <w:rFonts w:ascii="Times New Roman" w:cs="Times New Roman" w:eastAsia="Times New Roman" w:hAnsi="Times New Roman"/>
          <w:i w:val="1"/>
          <w:color w:val="000000"/>
          <w:sz w:val="24"/>
          <w:szCs w:val="24"/>
          <w:rtl w:val="0"/>
        </w:rPr>
        <w:t xml:space="preserve">respecto del objeto de su declaración</w:t>
      </w:r>
      <w:r w:rsidDel="00000000" w:rsidR="00000000" w:rsidRPr="00000000">
        <w:rPr>
          <w:rFonts w:ascii="Times New Roman" w:cs="Times New Roman" w:eastAsia="Times New Roman" w:hAnsi="Times New Roman"/>
          <w:color w:val="000000"/>
          <w:sz w:val="24"/>
          <w:szCs w:val="24"/>
          <w:rtl w:val="0"/>
        </w:rPr>
        <w:t xml:space="preserve">, tengan el deber de </w:t>
      </w:r>
      <w:r w:rsidDel="00000000" w:rsidR="00000000" w:rsidRPr="00000000">
        <w:rPr>
          <w:rFonts w:ascii="Times New Roman" w:cs="Times New Roman" w:eastAsia="Times New Roman" w:hAnsi="Times New Roman"/>
          <w:i w:val="1"/>
          <w:color w:val="000000"/>
          <w:sz w:val="24"/>
          <w:szCs w:val="24"/>
          <w:rtl w:val="0"/>
        </w:rPr>
        <w:t xml:space="preserve">guardar secreto</w:t>
      </w:r>
      <w:r w:rsidDel="00000000" w:rsidR="00000000" w:rsidRPr="00000000">
        <w:rPr>
          <w:rFonts w:ascii="Times New Roman" w:cs="Times New Roman" w:eastAsia="Times New Roman" w:hAnsi="Times New Roman"/>
          <w:color w:val="000000"/>
          <w:sz w:val="24"/>
          <w:szCs w:val="24"/>
          <w:rtl w:val="0"/>
        </w:rPr>
        <w:t xml:space="preserve"> con motivo del conocimiento que tengan de los hechos debido al oficio o profesión […]</w:t>
      </w:r>
      <w:r w:rsidDel="00000000" w:rsidR="00000000" w:rsidRPr="00000000">
        <w:rPr>
          <w:rFonts w:ascii="Times New Roman" w:cs="Times New Roman" w:eastAsia="Times New Roman" w:hAnsi="Times New Roman"/>
          <w:color w:val="000000"/>
          <w:sz w:val="24"/>
          <w:szCs w:val="24"/>
          <w:vertAlign w:val="superscript"/>
        </w:rPr>
        <w:footnoteReference w:customMarkFollows="0" w:id="93"/>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este enunciado jurídico se puede observar que la prohibición recae sobre el objeto de la declaración, en el entendido del secreto que se </w:t>
      </w:r>
      <w:sdt>
        <w:sdtPr>
          <w:id w:val="-410307291"/>
          <w:tag w:val="goog_rdk_386"/>
        </w:sdtPr>
        <w:sdtContent>
          <w:ins w:author="Jordi Ferrer Beltran" w:id="207" w:date="2025-08-31T02:59:00Z">
            <w:r w:rsidDel="00000000" w:rsidR="00000000" w:rsidRPr="00000000">
              <w:rPr>
                <w:rFonts w:ascii="Times New Roman" w:cs="Times New Roman" w:eastAsia="Times New Roman" w:hAnsi="Times New Roman"/>
                <w:color w:val="000000"/>
                <w:sz w:val="24"/>
                <w:szCs w:val="24"/>
                <w:rtl w:val="0"/>
              </w:rPr>
              <w:t xml:space="preserve">debe </w:t>
            </w:r>
          </w:ins>
        </w:sdtContent>
      </w:sdt>
      <w:r w:rsidDel="00000000" w:rsidR="00000000" w:rsidRPr="00000000">
        <w:rPr>
          <w:rFonts w:ascii="Times New Roman" w:cs="Times New Roman" w:eastAsia="Times New Roman" w:hAnsi="Times New Roman"/>
          <w:color w:val="000000"/>
          <w:sz w:val="24"/>
          <w:szCs w:val="24"/>
          <w:rtl w:val="0"/>
        </w:rPr>
        <w:t xml:space="preserve">guard</w:t>
      </w:r>
      <w:sdt>
        <w:sdtPr>
          <w:id w:val="-1707868033"/>
          <w:tag w:val="goog_rdk_387"/>
        </w:sdtPr>
        <w:sdtContent>
          <w:ins w:author="Jordi Ferrer Beltran" w:id="208" w:date="2025-08-31T02:59:00Z">
            <w:r w:rsidDel="00000000" w:rsidR="00000000" w:rsidRPr="00000000">
              <w:rPr>
                <w:rFonts w:ascii="Times New Roman" w:cs="Times New Roman" w:eastAsia="Times New Roman" w:hAnsi="Times New Roman"/>
                <w:color w:val="000000"/>
                <w:sz w:val="24"/>
                <w:szCs w:val="24"/>
                <w:rtl w:val="0"/>
              </w:rPr>
              <w:t xml:space="preserve">ar</w:t>
            </w:r>
          </w:ins>
        </w:sdtContent>
      </w:sdt>
      <w:sdt>
        <w:sdtPr>
          <w:id w:val="555713546"/>
          <w:tag w:val="goog_rdk_388"/>
        </w:sdtPr>
        <w:sdtContent>
          <w:del w:author="Jordi Ferrer Beltran" w:id="208" w:date="2025-08-31T02:59:00Z">
            <w:r w:rsidDel="00000000" w:rsidR="00000000" w:rsidRPr="00000000">
              <w:rPr>
                <w:rFonts w:ascii="Times New Roman" w:cs="Times New Roman" w:eastAsia="Times New Roman" w:hAnsi="Times New Roman"/>
                <w:color w:val="000000"/>
                <w:sz w:val="24"/>
                <w:szCs w:val="24"/>
                <w:rtl w:val="0"/>
              </w:rPr>
              <w:delText xml:space="preserve">e</w:delText>
            </w:r>
          </w:del>
        </w:sdtContent>
      </w:sdt>
      <w:r w:rsidDel="00000000" w:rsidR="00000000" w:rsidRPr="00000000">
        <w:rPr>
          <w:rFonts w:ascii="Times New Roman" w:cs="Times New Roman" w:eastAsia="Times New Roman" w:hAnsi="Times New Roman"/>
          <w:color w:val="000000"/>
          <w:sz w:val="24"/>
          <w:szCs w:val="24"/>
          <w:rtl w:val="0"/>
        </w:rPr>
        <w:t xml:space="preserve"> por motivo de profesión, cargo u oficio. </w:t>
      </w:r>
      <w:sdt>
        <w:sdtPr>
          <w:id w:val="813226302"/>
          <w:tag w:val="goog_rdk_389"/>
        </w:sdtPr>
        <w:sdtContent>
          <w:ins w:author="Jordi Ferrer Beltran" w:id="209" w:date="2025-08-31T02:59:00Z">
            <w:r w:rsidDel="00000000" w:rsidR="00000000" w:rsidRPr="00000000">
              <w:rPr>
                <w:rFonts w:ascii="Times New Roman" w:cs="Times New Roman" w:eastAsia="Times New Roman" w:hAnsi="Times New Roman"/>
                <w:color w:val="000000"/>
                <w:sz w:val="24"/>
                <w:szCs w:val="24"/>
                <w:rtl w:val="0"/>
              </w:rPr>
              <w:t xml:space="preserve">U</w:t>
            </w:r>
          </w:ins>
        </w:sdtContent>
      </w:sdt>
      <w:sdt>
        <w:sdtPr>
          <w:id w:val="719984068"/>
          <w:tag w:val="goog_rdk_390"/>
        </w:sdtPr>
        <w:sdtContent>
          <w:del w:author="Jordi Ferrer Beltran" w:id="209" w:date="2025-08-31T02:59:00Z">
            <w:r w:rsidDel="00000000" w:rsidR="00000000" w:rsidRPr="00000000">
              <w:rPr>
                <w:rFonts w:ascii="Times New Roman" w:cs="Times New Roman" w:eastAsia="Times New Roman" w:hAnsi="Times New Roman"/>
                <w:color w:val="000000"/>
                <w:sz w:val="24"/>
                <w:szCs w:val="24"/>
                <w:rtl w:val="0"/>
              </w:rPr>
              <w:delText xml:space="preserve">Es u</w:delText>
            </w:r>
          </w:del>
        </w:sdtContent>
      </w:sdt>
      <w:r w:rsidDel="00000000" w:rsidR="00000000" w:rsidRPr="00000000">
        <w:rPr>
          <w:rFonts w:ascii="Times New Roman" w:cs="Times New Roman" w:eastAsia="Times New Roman" w:hAnsi="Times New Roman"/>
          <w:color w:val="000000"/>
          <w:sz w:val="24"/>
          <w:szCs w:val="24"/>
          <w:rtl w:val="0"/>
        </w:rPr>
        <w:t xml:space="preserve">na regla muy similar </w:t>
      </w:r>
      <w:sdt>
        <w:sdtPr>
          <w:id w:val="486003851"/>
          <w:tag w:val="goog_rdk_391"/>
        </w:sdtPr>
        <w:sdtContent>
          <w:del w:author="Jordi Ferrer Beltran" w:id="210" w:date="2025-08-31T02:59:00Z">
            <w:r w:rsidDel="00000000" w:rsidR="00000000" w:rsidRPr="00000000">
              <w:rPr>
                <w:rFonts w:ascii="Times New Roman" w:cs="Times New Roman" w:eastAsia="Times New Roman" w:hAnsi="Times New Roman"/>
                <w:color w:val="000000"/>
                <w:sz w:val="24"/>
                <w:szCs w:val="24"/>
                <w:rtl w:val="0"/>
              </w:rPr>
              <w:delText xml:space="preserve">a lo previsto</w:delText>
            </w:r>
          </w:del>
        </w:sdtContent>
      </w:sdt>
      <w:sdt>
        <w:sdtPr>
          <w:id w:val="1423090166"/>
          <w:tag w:val="goog_rdk_392"/>
        </w:sdtPr>
        <w:sdtContent>
          <w:ins w:author="Jordi Ferrer Beltran" w:id="210" w:date="2025-08-31T02:59:00Z">
            <w:r w:rsidDel="00000000" w:rsidR="00000000" w:rsidRPr="00000000">
              <w:rPr>
                <w:rFonts w:ascii="Times New Roman" w:cs="Times New Roman" w:eastAsia="Times New Roman" w:hAnsi="Times New Roman"/>
                <w:color w:val="000000"/>
                <w:sz w:val="24"/>
                <w:szCs w:val="24"/>
                <w:rtl w:val="0"/>
              </w:rPr>
              <w:t xml:space="preserve">se encuentra</w:t>
            </w:r>
          </w:ins>
        </w:sdtContent>
      </w:sdt>
      <w:r w:rsidDel="00000000" w:rsidR="00000000" w:rsidRPr="00000000">
        <w:rPr>
          <w:rFonts w:ascii="Times New Roman" w:cs="Times New Roman" w:eastAsia="Times New Roman" w:hAnsi="Times New Roman"/>
          <w:color w:val="000000"/>
          <w:sz w:val="24"/>
          <w:szCs w:val="24"/>
          <w:rtl w:val="0"/>
        </w:rPr>
        <w:t xml:space="preserve"> en el artículo 417 de la LECrim española</w:t>
      </w:r>
      <w:r w:rsidDel="00000000" w:rsidR="00000000" w:rsidRPr="00000000">
        <w:rPr>
          <w:rFonts w:ascii="Times New Roman" w:cs="Times New Roman" w:eastAsia="Times New Roman" w:hAnsi="Times New Roman"/>
          <w:color w:val="000000"/>
          <w:sz w:val="24"/>
          <w:szCs w:val="24"/>
          <w:vertAlign w:val="superscript"/>
        </w:rPr>
        <w:footnoteReference w:customMarkFollows="0" w:id="94"/>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D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prohibiciones de producción probatorias relativas a los medios de prueba son aquellas que imposibilitan el uso de determinados medios de prueba en el proceso. </w:t>
      </w:r>
      <w:sdt>
        <w:sdtPr>
          <w:id w:val="-988448196"/>
          <w:tag w:val="goog_rdk_393"/>
        </w:sdtPr>
        <w:sdtContent>
          <w:commentRangeStart w:id="45"/>
        </w:sdtContent>
      </w:sdt>
      <w:r w:rsidDel="00000000" w:rsidR="00000000" w:rsidRPr="00000000">
        <w:rPr>
          <w:rFonts w:ascii="Times New Roman" w:cs="Times New Roman" w:eastAsia="Times New Roman" w:hAnsi="Times New Roman"/>
          <w:color w:val="000000"/>
          <w:sz w:val="24"/>
          <w:szCs w:val="24"/>
          <w:rtl w:val="0"/>
        </w:rPr>
        <w:t xml:space="preserve">Un ejemplo de ello es lo que en algunos ordenamientos jurídicos se denomina excepciones a la obligación general de testificar</w:t>
      </w:r>
      <w:commentRangeEnd w:id="45"/>
      <w:r w:rsidDel="00000000" w:rsidR="00000000" w:rsidRPr="00000000">
        <w:commentReference w:id="45"/>
      </w:r>
      <w:r w:rsidDel="00000000" w:rsidR="00000000" w:rsidRPr="00000000">
        <w:rPr>
          <w:rFonts w:ascii="Times New Roman" w:cs="Times New Roman" w:eastAsia="Times New Roman" w:hAnsi="Times New Roman"/>
          <w:color w:val="000000"/>
          <w:sz w:val="24"/>
          <w:szCs w:val="24"/>
          <w:rtl w:val="0"/>
        </w:rPr>
        <w:t xml:space="preserve">, o la prohibición de utilizar testimonios de referencia, entre otras</w:t>
      </w:r>
      <w:r w:rsidDel="00000000" w:rsidR="00000000" w:rsidRPr="00000000">
        <w:rPr>
          <w:rFonts w:ascii="Times New Roman" w:cs="Times New Roman" w:eastAsia="Times New Roman" w:hAnsi="Times New Roman"/>
          <w:color w:val="000000"/>
          <w:sz w:val="24"/>
          <w:szCs w:val="24"/>
          <w:vertAlign w:val="superscript"/>
        </w:rPr>
        <w:footnoteReference w:customMarkFollows="0" w:id="95"/>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último, las prohibiciones de métodos probatorios son aquellas que ponen límites al modo de obtención de las pruebas mediante determinados “procedimientos”. Por ejemplo, la prohibición de realizar interrogatorios utilizando la fuerza, coacción o amenaza, bajo tortura o tratos degradantes e inhumanos, etc. Todo ello pone de manifiesto cómo la normativa procesal, o constitucional incluso, establece prohibiciones probatorias referidas a métodos que no se deben utilizar para recabar las pruebas, siendo inadmisibles aquellos que significan limitar la libertad, la espontaneidad de la declaración tanto del procesado como de un testigo e incluso afectando la fiabilidad. </w:t>
      </w:r>
    </w:p>
    <w:p w:rsidR="00000000" w:rsidDel="00000000" w:rsidP="00000000" w:rsidRDefault="00000000" w:rsidRPr="00000000" w14:paraId="000000DE">
      <w:pPr>
        <w:spacing w:line="360" w:lineRule="auto"/>
        <w:jc w:val="both"/>
        <w:rPr>
          <w:rFonts w:ascii="Times New Roman" w:cs="Times New Roman" w:eastAsia="Times New Roman" w:hAnsi="Times New Roman"/>
          <w:color w:val="000000"/>
          <w:sz w:val="24"/>
          <w:szCs w:val="24"/>
        </w:rPr>
      </w:pPr>
      <w:sdt>
        <w:sdtPr>
          <w:id w:val="128523294"/>
          <w:tag w:val="goog_rdk_394"/>
        </w:sdtPr>
        <w:sdtContent>
          <w:commentRangeStart w:id="46"/>
        </w:sdtContent>
      </w:sdt>
      <w:r w:rsidDel="00000000" w:rsidR="00000000" w:rsidRPr="00000000">
        <w:rPr>
          <w:rFonts w:ascii="Times New Roman" w:cs="Times New Roman" w:eastAsia="Times New Roman" w:hAnsi="Times New Roman"/>
          <w:color w:val="000000"/>
          <w:sz w:val="24"/>
          <w:szCs w:val="24"/>
          <w:rtl w:val="0"/>
        </w:rPr>
        <w:t xml:space="preserve">En este sentido algunos autores señalan que, aunque no existieran estas prohibiciones de manera expresa, se puede exigir exclusión de pruebas obtenidas de esta manera</w:t>
      </w:r>
      <w:r w:rsidDel="00000000" w:rsidR="00000000" w:rsidRPr="00000000">
        <w:rPr>
          <w:rFonts w:ascii="Times New Roman" w:cs="Times New Roman" w:eastAsia="Times New Roman" w:hAnsi="Times New Roman"/>
          <w:color w:val="000000"/>
          <w:sz w:val="24"/>
          <w:szCs w:val="24"/>
          <w:vertAlign w:val="superscript"/>
        </w:rPr>
        <w:footnoteReference w:customMarkFollows="0" w:id="96"/>
      </w:r>
      <w:r w:rsidDel="00000000" w:rsidR="00000000" w:rsidRPr="00000000">
        <w:rPr>
          <w:rFonts w:ascii="Times New Roman" w:cs="Times New Roman" w:eastAsia="Times New Roman" w:hAnsi="Times New Roman"/>
          <w:color w:val="000000"/>
          <w:sz w:val="24"/>
          <w:szCs w:val="24"/>
          <w:rtl w:val="0"/>
        </w:rPr>
        <w:t xml:space="preserve">. Todo ello en relación con el fundamento basado en lo reglado en los textos constitucionales sobre el derecho a la vida y a la integridad física, más la prohibición de tortura y tratos inhumanos o degradantes, de raíz convencional</w:t>
      </w:r>
      <w:r w:rsidDel="00000000" w:rsidR="00000000" w:rsidRPr="00000000">
        <w:rPr>
          <w:rFonts w:ascii="Times New Roman" w:cs="Times New Roman" w:eastAsia="Times New Roman" w:hAnsi="Times New Roman"/>
          <w:color w:val="000000"/>
          <w:sz w:val="24"/>
          <w:szCs w:val="24"/>
          <w:vertAlign w:val="superscript"/>
        </w:rPr>
        <w:footnoteReference w:customMarkFollows="0" w:id="97"/>
      </w:r>
      <w:r w:rsidDel="00000000" w:rsidR="00000000" w:rsidRPr="00000000">
        <w:rPr>
          <w:rFonts w:ascii="Times New Roman" w:cs="Times New Roman" w:eastAsia="Times New Roman" w:hAnsi="Times New Roman"/>
          <w:color w:val="000000"/>
          <w:sz w:val="24"/>
          <w:szCs w:val="24"/>
          <w:rtl w:val="0"/>
        </w:rPr>
        <w:t xml:space="preserve">. </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otro lado, están las prohibiciones de utilización de pruebas. Estas pueden ser reconocidas o bien por medio de una disposición legal expresa </w:t>
      </w:r>
      <w:sdt>
        <w:sdtPr>
          <w:id w:val="1500632280"/>
          <w:tag w:val="goog_rdk_395"/>
        </w:sdtPr>
        <w:sdtContent>
          <w:commentRangeStart w:id="47"/>
        </w:sdtContent>
      </w:sdt>
      <w:r w:rsidDel="00000000" w:rsidR="00000000" w:rsidRPr="00000000">
        <w:rPr>
          <w:rFonts w:ascii="Times New Roman" w:cs="Times New Roman" w:eastAsia="Times New Roman" w:hAnsi="Times New Roman"/>
          <w:color w:val="000000"/>
          <w:sz w:val="24"/>
          <w:szCs w:val="24"/>
          <w:rtl w:val="0"/>
        </w:rPr>
        <w:t xml:space="preserve">o también a través de una fundamentación teórica con base en la doctrina de las prohibiciones</w:t>
      </w:r>
      <w:commentRangeEnd w:id="47"/>
      <w:r w:rsidDel="00000000" w:rsidR="00000000" w:rsidRPr="00000000">
        <w:commentReference w:id="47"/>
      </w:r>
      <w:sdt>
        <w:sdtPr>
          <w:id w:val="1915490973"/>
          <w:tag w:val="goog_rdk_396"/>
        </w:sdtPr>
        <w:sdtContent>
          <w:commentRangeStart w:id="48"/>
        </w:sdtContent>
      </w:sdt>
      <w:r w:rsidDel="00000000" w:rsidR="00000000" w:rsidRPr="00000000">
        <w:rPr>
          <w:rFonts w:ascii="Times New Roman" w:cs="Times New Roman" w:eastAsia="Times New Roman" w:hAnsi="Times New Roman"/>
          <w:color w:val="000000"/>
          <w:sz w:val="24"/>
          <w:szCs w:val="24"/>
          <w:rtl w:val="0"/>
        </w:rPr>
        <w:t xml:space="preserve">. La función de ellas está dada por el control disciplinario de las autoridades a cargo de la persecución penal pues se trata de límites a la utilización de pruebas que han sido obtenidas vulnerando prohibiciones de producción</w:t>
      </w:r>
      <w:commentRangeEnd w:id="48"/>
      <w:r w:rsidDel="00000000" w:rsidR="00000000" w:rsidRPr="00000000">
        <w:commentReference w:id="48"/>
      </w:r>
      <w:r w:rsidDel="00000000" w:rsidR="00000000" w:rsidRPr="00000000">
        <w:rPr>
          <w:rFonts w:ascii="Times New Roman" w:cs="Times New Roman" w:eastAsia="Times New Roman" w:hAnsi="Times New Roman"/>
          <w:color w:val="000000"/>
          <w:sz w:val="24"/>
          <w:szCs w:val="24"/>
          <w:vertAlign w:val="superscript"/>
        </w:rPr>
        <w:footnoteReference w:customMarkFollows="0" w:id="98"/>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E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tanto, son reglas que pueden </w:t>
      </w:r>
      <w:sdt>
        <w:sdtPr>
          <w:id w:val="-1902014533"/>
          <w:tag w:val="goog_rdk_397"/>
        </w:sdtPr>
        <w:sdtContent>
          <w:del w:author="Jordi Ferrer Beltran" w:id="211" w:date="2025-09-02T02:47:00Z">
            <w:r w:rsidDel="00000000" w:rsidR="00000000" w:rsidRPr="00000000">
              <w:rPr>
                <w:rFonts w:ascii="Times New Roman" w:cs="Times New Roman" w:eastAsia="Times New Roman" w:hAnsi="Times New Roman"/>
                <w:color w:val="000000"/>
                <w:sz w:val="24"/>
                <w:szCs w:val="24"/>
                <w:rtl w:val="0"/>
              </w:rPr>
              <w:delText xml:space="preserve">afectar </w:delText>
            </w:r>
          </w:del>
        </w:sdtContent>
      </w:sdt>
      <w:sdt>
        <w:sdtPr>
          <w:id w:val="-1518744073"/>
          <w:tag w:val="goog_rdk_398"/>
        </w:sdtPr>
        <w:sdtContent>
          <w:ins w:author="Jordi Ferrer Beltran" w:id="211" w:date="2025-09-02T02:47:00Z">
            <w:r w:rsidDel="00000000" w:rsidR="00000000" w:rsidRPr="00000000">
              <w:rPr>
                <w:rFonts w:ascii="Times New Roman" w:cs="Times New Roman" w:eastAsia="Times New Roman" w:hAnsi="Times New Roman"/>
                <w:color w:val="000000"/>
                <w:sz w:val="24"/>
                <w:szCs w:val="24"/>
                <w:rtl w:val="0"/>
              </w:rPr>
              <w:t xml:space="preserve">tener </w:t>
            </w:r>
          </w:ins>
        </w:sdtContent>
      </w:sdt>
      <w:r w:rsidDel="00000000" w:rsidR="00000000" w:rsidRPr="00000000">
        <w:rPr>
          <w:rFonts w:ascii="Times New Roman" w:cs="Times New Roman" w:eastAsia="Times New Roman" w:hAnsi="Times New Roman"/>
          <w:color w:val="000000"/>
          <w:sz w:val="24"/>
          <w:szCs w:val="24"/>
          <w:rtl w:val="0"/>
        </w:rPr>
        <w:t xml:space="preserve">el efecto de la prevención general. </w:t>
      </w:r>
      <w:sdt>
        <w:sdtPr>
          <w:id w:val="-866383002"/>
          <w:tag w:val="goog_rdk_399"/>
        </w:sdtPr>
        <w:sdtContent>
          <w:commentRangeStart w:id="49"/>
        </w:sdtContent>
      </w:sdt>
      <w:r w:rsidDel="00000000" w:rsidR="00000000" w:rsidRPr="00000000">
        <w:rPr>
          <w:rFonts w:ascii="Times New Roman" w:cs="Times New Roman" w:eastAsia="Times New Roman" w:hAnsi="Times New Roman"/>
          <w:color w:val="000000"/>
          <w:sz w:val="24"/>
          <w:szCs w:val="24"/>
          <w:rtl w:val="0"/>
        </w:rPr>
        <w:t xml:space="preserve">En ese sentido se muestran los argumentos en contra, referidos en especial al debilitamiento de la pretensión social por la realización del derecho penal, así como el control en el sentido de tarea exclusiva del derecho administrativo disciplinario. </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Suelen ser reglas establecidas en la normativa procesal y que, en cierto modo, pueden tener un efecto disuasorio dirigido a los órganos del Estado que han cometido una ilicitud, pues si se prohíbe la utilización de pruebas obtenidas mediante el quebrantamiento de prohibiciones de producción probatoria o de otras normas, se está enviando un mensaje a quienes trasgreden la norma: “si quebrantas la norma para obtener pruebas lo que sucede es que no se van a utilizar estas en el proceso judicial”; muy al estilo del </w:t>
      </w:r>
      <w:r w:rsidDel="00000000" w:rsidR="00000000" w:rsidRPr="00000000">
        <w:rPr>
          <w:rFonts w:ascii="Times New Roman" w:cs="Times New Roman" w:eastAsia="Times New Roman" w:hAnsi="Times New Roman"/>
          <w:i w:val="1"/>
          <w:color w:val="000000"/>
          <w:sz w:val="24"/>
          <w:szCs w:val="24"/>
          <w:rtl w:val="0"/>
        </w:rPr>
        <w:t xml:space="preserve">deterrent effect</w:t>
      </w:r>
      <w:r w:rsidDel="00000000" w:rsidR="00000000" w:rsidRPr="00000000">
        <w:rPr>
          <w:rFonts w:ascii="Times New Roman" w:cs="Times New Roman" w:eastAsia="Times New Roman" w:hAnsi="Times New Roman"/>
          <w:color w:val="000000"/>
          <w:sz w:val="24"/>
          <w:szCs w:val="24"/>
          <w:rtl w:val="0"/>
        </w:rPr>
        <w:t xml:space="preserve"> de la regla de exclusión. Por ello, autores como </w:t>
      </w:r>
      <w:r w:rsidDel="00000000" w:rsidR="00000000" w:rsidRPr="00000000">
        <w:rPr>
          <w:rFonts w:ascii="Times New Roman" w:cs="Times New Roman" w:eastAsia="Times New Roman" w:hAnsi="Times New Roman"/>
          <w:smallCaps w:val="1"/>
          <w:color w:val="000000"/>
          <w:sz w:val="24"/>
          <w:szCs w:val="24"/>
          <w:rtl w:val="0"/>
        </w:rPr>
        <w:t xml:space="preserve">Ambos </w:t>
      </w:r>
      <w:r w:rsidDel="00000000" w:rsidR="00000000" w:rsidRPr="00000000">
        <w:rPr>
          <w:rFonts w:ascii="Times New Roman" w:cs="Times New Roman" w:eastAsia="Times New Roman" w:hAnsi="Times New Roman"/>
          <w:color w:val="000000"/>
          <w:sz w:val="24"/>
          <w:szCs w:val="24"/>
          <w:rtl w:val="0"/>
        </w:rPr>
        <w:t xml:space="preserve">hacen referencia al argumento del efecto disuasorio en cuanto a infracciones procesales que pudieran ser cometidas por los órganos estatales</w:t>
      </w:r>
      <w:r w:rsidDel="00000000" w:rsidR="00000000" w:rsidRPr="00000000">
        <w:rPr>
          <w:rFonts w:ascii="Times New Roman" w:cs="Times New Roman" w:eastAsia="Times New Roman" w:hAnsi="Times New Roman"/>
          <w:color w:val="000000"/>
          <w:sz w:val="24"/>
          <w:szCs w:val="24"/>
          <w:vertAlign w:val="superscript"/>
        </w:rPr>
        <w:footnoteReference w:customMarkFollows="0" w:id="99"/>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Las prohibiciones de utilización de pruebas pueden ser dependientes e independientes. </w:t>
      </w:r>
      <w:r w:rsidDel="00000000" w:rsidR="00000000" w:rsidRPr="00000000">
        <w:rPr>
          <w:rFonts w:ascii="Times New Roman" w:cs="Times New Roman" w:eastAsia="Times New Roman" w:hAnsi="Times New Roman"/>
          <w:sz w:val="24"/>
          <w:szCs w:val="24"/>
          <w:rtl w:val="0"/>
        </w:rPr>
        <w:t xml:space="preserve">Las primeras son la consecuencia de la infracción de una prohibición de producción probatoria, </w:t>
      </w:r>
      <w:sdt>
        <w:sdtPr>
          <w:id w:val="829176094"/>
          <w:tag w:val="goog_rdk_400"/>
        </w:sdtPr>
        <w:sdtContent>
          <w:commentRangeStart w:id="50"/>
        </w:sdtContent>
      </w:sdt>
      <w:r w:rsidDel="00000000" w:rsidR="00000000" w:rsidRPr="00000000">
        <w:rPr>
          <w:rFonts w:ascii="Times New Roman" w:cs="Times New Roman" w:eastAsia="Times New Roman" w:hAnsi="Times New Roman"/>
          <w:sz w:val="24"/>
          <w:szCs w:val="24"/>
          <w:rtl w:val="0"/>
        </w:rPr>
        <w:t xml:space="preserve">mientras que las segundas, también llamadas como autónomas, se basan en una infracción objetiva de las normas constitucionales de forma independiente</w:t>
      </w:r>
      <w:r w:rsidDel="00000000" w:rsidR="00000000" w:rsidRPr="00000000">
        <w:rPr>
          <w:rFonts w:ascii="Times New Roman" w:cs="Times New Roman" w:eastAsia="Times New Roman" w:hAnsi="Times New Roman"/>
          <w:sz w:val="24"/>
          <w:szCs w:val="24"/>
          <w:vertAlign w:val="superscript"/>
        </w:rPr>
        <w:footnoteReference w:customMarkFollows="0" w:id="100"/>
      </w:r>
      <w:r w:rsidDel="00000000" w:rsidR="00000000" w:rsidRPr="00000000">
        <w:rPr>
          <w:rFonts w:ascii="Times New Roman" w:cs="Times New Roman" w:eastAsia="Times New Roman" w:hAnsi="Times New Roman"/>
          <w:sz w:val="24"/>
          <w:szCs w:val="24"/>
          <w:rtl w:val="0"/>
        </w:rPr>
        <w:t xml:space="preserve">. </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color w:val="000000"/>
          <w:sz w:val="24"/>
          <w:szCs w:val="24"/>
        </w:rPr>
      </w:pPr>
      <w:sdt>
        <w:sdtPr>
          <w:id w:val="398990102"/>
          <w:tag w:val="goog_rdk_401"/>
        </w:sdtPr>
        <w:sdtContent>
          <w:commentRangeStart w:id="51"/>
        </w:sdtContent>
      </w:sdt>
      <w:r w:rsidDel="00000000" w:rsidR="00000000" w:rsidRPr="00000000">
        <w:rPr>
          <w:rFonts w:ascii="Times New Roman" w:cs="Times New Roman" w:eastAsia="Times New Roman" w:hAnsi="Times New Roman"/>
          <w:sz w:val="24"/>
          <w:szCs w:val="24"/>
          <w:rtl w:val="0"/>
        </w:rPr>
        <w:t xml:space="preserve">Las últimas no se basan en la lesión inmediata o directa de una ley o precepto legal, al no existir una prohibición de producción probatoria expresa, sino que derivan directamente de preceptos constitucionales como aquellos que reconocen la libertad o la dignidad de la persona.</w:t>
      </w:r>
      <w:commentRangeEnd w:id="51"/>
      <w:r w:rsidDel="00000000" w:rsidR="00000000" w:rsidRPr="00000000">
        <w:commentReference w:id="51"/>
      </w:r>
      <w:r w:rsidDel="00000000" w:rsidR="00000000" w:rsidRPr="00000000">
        <w:rPr>
          <w:rFonts w:ascii="Times New Roman" w:cs="Times New Roman" w:eastAsia="Times New Roman" w:hAnsi="Times New Roman"/>
          <w:sz w:val="24"/>
          <w:szCs w:val="24"/>
          <w:rtl w:val="0"/>
        </w:rPr>
        <w:t xml:space="preserve"> Según </w:t>
      </w:r>
      <w:r w:rsidDel="00000000" w:rsidR="00000000" w:rsidRPr="00000000">
        <w:rPr>
          <w:rFonts w:ascii="Times New Roman" w:cs="Times New Roman" w:eastAsia="Times New Roman" w:hAnsi="Times New Roman"/>
          <w:smallCaps w:val="1"/>
          <w:sz w:val="24"/>
          <w:szCs w:val="24"/>
          <w:rtl w:val="0"/>
        </w:rPr>
        <w:t xml:space="preserve">Miranda Estrampes</w:t>
      </w:r>
      <w:r w:rsidDel="00000000" w:rsidR="00000000" w:rsidRPr="00000000">
        <w:rPr>
          <w:rFonts w:ascii="Times New Roman" w:cs="Times New Roman" w:eastAsia="Times New Roman" w:hAnsi="Times New Roman"/>
          <w:sz w:val="24"/>
          <w:szCs w:val="24"/>
          <w:rtl w:val="0"/>
        </w:rPr>
        <w:t xml:space="preserve"> se trata de prohibiciones de utilización de orden jurídico-constitucional que provoca, como efecto </w:t>
      </w:r>
      <w:sdt>
        <w:sdtPr>
          <w:id w:val="-1965303553"/>
          <w:tag w:val="goog_rdk_402"/>
        </w:sdtPr>
        <w:sdtContent>
          <w:commentRangeStart w:id="52"/>
        </w:sdtContent>
      </w:sdt>
      <w:r w:rsidDel="00000000" w:rsidR="00000000" w:rsidRPr="00000000">
        <w:rPr>
          <w:rFonts w:ascii="Times New Roman" w:cs="Times New Roman" w:eastAsia="Times New Roman" w:hAnsi="Times New Roman"/>
          <w:sz w:val="24"/>
          <w:szCs w:val="24"/>
          <w:rtl w:val="0"/>
        </w:rPr>
        <w:t xml:space="preserve">anticipado</w:t>
      </w:r>
      <w:commentRangeEnd w:id="52"/>
      <w:r w:rsidDel="00000000" w:rsidR="00000000" w:rsidRPr="00000000">
        <w:commentReference w:id="52"/>
      </w:r>
      <w:r w:rsidDel="00000000" w:rsidR="00000000" w:rsidRPr="00000000">
        <w:rPr>
          <w:rFonts w:ascii="Times New Roman" w:cs="Times New Roman" w:eastAsia="Times New Roman" w:hAnsi="Times New Roman"/>
          <w:sz w:val="24"/>
          <w:szCs w:val="24"/>
          <w:rtl w:val="0"/>
        </w:rPr>
        <w:t xml:space="preserve">, una prohibición de producción probatoria</w:t>
      </w:r>
      <w:r w:rsidDel="00000000" w:rsidR="00000000" w:rsidRPr="00000000">
        <w:rPr>
          <w:rFonts w:ascii="Times New Roman" w:cs="Times New Roman" w:eastAsia="Times New Roman" w:hAnsi="Times New Roman"/>
          <w:sz w:val="24"/>
          <w:szCs w:val="24"/>
          <w:vertAlign w:val="superscript"/>
        </w:rPr>
        <w:footnoteReference w:customMarkFollows="0" w:id="101"/>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Según la propia doctrina alemana, esta sistematización indica la conveniencia de distinguir entre prohibiciones de producción y de utilización de pruebas, aunque la transgresión de una prohibición de producción probatoria puede, o no, conllevar a la prohibición de utilización posterior de esa prueba, en tanto no se presenta como una consecuencia necesaria. Reconocer, además, que se pueden dar prohibiciones de utilización probatoria independientes deriva de esa diferenciación original entre prohibiciones de producción y de utilización.</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 ejemplo de una prohibición expresa de utilización de pruebas se encuentra en el enunciado del artículo 136a III </w:t>
      </w:r>
      <w:r w:rsidDel="00000000" w:rsidR="00000000" w:rsidRPr="00000000">
        <w:rPr>
          <w:rFonts w:ascii="Times New Roman" w:cs="Times New Roman" w:eastAsia="Times New Roman" w:hAnsi="Times New Roman"/>
          <w:sz w:val="24"/>
          <w:szCs w:val="24"/>
          <w:rtl w:val="0"/>
        </w:rPr>
        <w:t xml:space="preserve">de la ley procesal penal alemana: «Las declaraciones que se hubieran producido transgrediendo esta prohibición, tampoco podrán ser aprovechadas, aunque el inculpado aprobara su utilización»</w:t>
      </w:r>
      <w:r w:rsidDel="00000000" w:rsidR="00000000" w:rsidRPr="00000000">
        <w:rPr>
          <w:rFonts w:ascii="Times New Roman" w:cs="Times New Roman" w:eastAsia="Times New Roman" w:hAnsi="Times New Roman"/>
          <w:sz w:val="24"/>
          <w:szCs w:val="24"/>
          <w:vertAlign w:val="superscript"/>
        </w:rPr>
        <w:footnoteReference w:customMarkFollows="0" w:id="10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normativa citada muestra, a su vez, una prohibición de utilización de pruebas dependiente, consecuencia de la prohibición de producción probatoria establecida en el artículo 136a I (referente a ciertos métodos prohibitivos de interrogatorio). El precepto prohíbe la realización de interrogatorios con malos tratos, fatiga inducida, tormento, hipnosis o engaño que socavan la libertad de decisión y de acción del procesado</w:t>
      </w:r>
      <w:sdt>
        <w:sdtPr>
          <w:id w:val="1812415698"/>
          <w:tag w:val="goog_rdk_403"/>
        </w:sdtPr>
        <w:sdtContent>
          <w:commentRangeStart w:id="53"/>
        </w:sdtContent>
      </w:sdt>
      <w:r w:rsidDel="00000000" w:rsidR="00000000" w:rsidRPr="00000000">
        <w:rPr>
          <w:rFonts w:ascii="Times New Roman" w:cs="Times New Roman" w:eastAsia="Times New Roman" w:hAnsi="Times New Roman"/>
          <w:sz w:val="24"/>
          <w:szCs w:val="24"/>
          <w:vertAlign w:val="superscript"/>
        </w:rPr>
        <w:footnoteReference w:customMarkFollows="0" w:id="103"/>
      </w:r>
      <w:r w:rsidDel="00000000" w:rsidR="00000000" w:rsidRPr="00000000">
        <w:rPr>
          <w:rFonts w:ascii="Times New Roman" w:cs="Times New Roman" w:eastAsia="Times New Roman" w:hAnsi="Times New Roman"/>
          <w:sz w:val="24"/>
          <w:szCs w:val="24"/>
          <w:rtl w:val="0"/>
        </w:rPr>
        <w:t xml:space="preserve">.</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Tribunal Constitucional Federal alemán (BVerfG, </w:t>
      </w:r>
      <w:r w:rsidDel="00000000" w:rsidR="00000000" w:rsidRPr="00000000">
        <w:rPr>
          <w:rFonts w:ascii="Times New Roman" w:cs="Times New Roman" w:eastAsia="Times New Roman" w:hAnsi="Times New Roman"/>
          <w:i w:val="1"/>
          <w:sz w:val="24"/>
          <w:szCs w:val="24"/>
          <w:rtl w:val="0"/>
        </w:rPr>
        <w:t xml:space="preserve">Bundesverfassungsgericht</w:t>
      </w:r>
      <w:r w:rsidDel="00000000" w:rsidR="00000000" w:rsidRPr="00000000">
        <w:rPr>
          <w:rFonts w:ascii="Times New Roman" w:cs="Times New Roman" w:eastAsia="Times New Roman" w:hAnsi="Times New Roman"/>
          <w:sz w:val="24"/>
          <w:szCs w:val="24"/>
          <w:rtl w:val="0"/>
        </w:rPr>
        <w:t xml:space="preserve">) se ha pronunciado al respecto</w:t>
      </w:r>
      <w:sdt>
        <w:sdtPr>
          <w:id w:val="1925599017"/>
          <w:tag w:val="goog_rdk_404"/>
        </w:sdtPr>
        <w:sdtContent>
          <w:ins w:author="Jordi Ferrer Beltran" w:id="212" w:date="2025-09-02T02:57:00Z">
            <w:r w:rsidDel="00000000" w:rsidR="00000000" w:rsidRPr="00000000">
              <w:rPr>
                <w:rFonts w:ascii="Times New Roman" w:cs="Times New Roman" w:eastAsia="Times New Roman" w:hAnsi="Times New Roman"/>
                <w:sz w:val="24"/>
                <w:szCs w:val="24"/>
                <w:rtl w:val="0"/>
              </w:rPr>
              <w:t xml:space="preserve">, sosteniendo que con ese tipo de interrogatorios</w:t>
            </w:r>
          </w:ins>
        </w:sdtContent>
      </w:sdt>
      <w:r w:rsidDel="00000000" w:rsidR="00000000" w:rsidRPr="00000000">
        <w:rPr>
          <w:rFonts w:ascii="Times New Roman" w:cs="Times New Roman" w:eastAsia="Times New Roman" w:hAnsi="Times New Roman"/>
          <w:sz w:val="24"/>
          <w:szCs w:val="24"/>
          <w:rtl w:val="0"/>
        </w:rPr>
        <w:t xml:space="preserve"> «se denigra a la persona interrogada a puro objeto de la lucha contra el crimen violándose sus garantías constitucionales de ser valorada y respetada». Por tanto, son pruebas que no deben ser utilizadas; de lo contrario, se estarían destruyendo «los presupuestos fundamentales de la existencia individual y social del ser humano»</w:t>
      </w:r>
      <w:r w:rsidDel="00000000" w:rsidR="00000000" w:rsidRPr="00000000">
        <w:rPr>
          <w:rFonts w:ascii="Times New Roman" w:cs="Times New Roman" w:eastAsia="Times New Roman" w:hAnsi="Times New Roman"/>
          <w:sz w:val="24"/>
          <w:szCs w:val="24"/>
          <w:vertAlign w:val="superscript"/>
        </w:rPr>
        <w:footnoteReference w:customMarkFollows="0" w:id="10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varias las cuestiones que pueden debatirse sobre estos ejemplos, pero a los efectos del presente trabajo conviene destacar una en especial y se refiere a las razones para no tomar en cuenta una declaración obtenida bajo esas circunstancias. Esta es una prohibición de utilización de pruebas que no va solo en dirección de proteger los derechos del imputado, sino, además el contenido verídico de la información que se obtiene con esa declaración. Los procesados que actúan bajo cualquiera de esos métodos están motivados a hablar para poner fin al dolor o al malestar de la situación contra su persona, más que por sentirse obligados a decir la verdad</w:t>
      </w:r>
      <w:r w:rsidDel="00000000" w:rsidR="00000000" w:rsidRPr="00000000">
        <w:rPr>
          <w:rFonts w:ascii="Times New Roman" w:cs="Times New Roman" w:eastAsia="Times New Roman" w:hAnsi="Times New Roman"/>
          <w:sz w:val="24"/>
          <w:szCs w:val="24"/>
          <w:vertAlign w:val="superscript"/>
        </w:rPr>
        <w:footnoteReference w:customMarkFollows="0" w:id="10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observar también los casos en los que se utilizan trucos o engaños hacia el imputado, o también casos donde se colocan espías en el lugar de detención a efectos de que tome parte en el procedimiento o incluso pueda declarar en su contra. En ese sentido se ha tenido en cuenta la prohibición de utilización de pruebas obtenidas a través de esos métodos</w:t>
      </w:r>
      <w:r w:rsidDel="00000000" w:rsidR="00000000" w:rsidRPr="00000000">
        <w:rPr>
          <w:rFonts w:ascii="Times New Roman" w:cs="Times New Roman" w:eastAsia="Times New Roman" w:hAnsi="Times New Roman"/>
          <w:sz w:val="24"/>
          <w:szCs w:val="24"/>
          <w:vertAlign w:val="superscript"/>
        </w:rPr>
        <w:footnoteReference w:customMarkFollows="0" w:id="10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sdt>
        <w:sdtPr>
          <w:id w:val="1807330223"/>
          <w:tag w:val="goog_rdk_405"/>
        </w:sdtPr>
        <w:sdtContent>
          <w:commentRangeStart w:id="54"/>
        </w:sdtContent>
      </w:sdt>
      <w:r w:rsidDel="00000000" w:rsidR="00000000" w:rsidRPr="00000000">
        <w:rPr>
          <w:rFonts w:ascii="Times New Roman" w:cs="Times New Roman" w:eastAsia="Times New Roman" w:hAnsi="Times New Roman"/>
          <w:sz w:val="24"/>
          <w:szCs w:val="24"/>
          <w:rtl w:val="0"/>
        </w:rPr>
        <w:t xml:space="preserve">Por otra parte, están los acuerdos probatorios sobre la comisión de los hechos delictivos. Estos también levanta</w:t>
      </w:r>
      <w:sdt>
        <w:sdtPr>
          <w:id w:val="1780037178"/>
          <w:tag w:val="goog_rdk_406"/>
        </w:sdtPr>
        <w:sdtContent>
          <w:ins w:author="Jordi Ferrer Beltran" w:id="213" w:date="2025-09-02T03:00:00Z">
            <w:r w:rsidDel="00000000" w:rsidR="00000000" w:rsidRPr="00000000">
              <w:rPr>
                <w:rFonts w:ascii="Times New Roman" w:cs="Times New Roman" w:eastAsia="Times New Roman" w:hAnsi="Times New Roman"/>
                <w:sz w:val="24"/>
                <w:szCs w:val="24"/>
                <w:rtl w:val="0"/>
              </w:rPr>
              <w:t xml:space="preserve">n</w:t>
            </w:r>
          </w:ins>
        </w:sdtContent>
      </w:sdt>
      <w:sdt>
        <w:sdtPr>
          <w:id w:val="1160972840"/>
          <w:tag w:val="goog_rdk_407"/>
        </w:sdtPr>
        <w:sdtContent>
          <w:del w:author="Jordi Ferrer Beltran" w:id="213" w:date="2025-09-02T03:00:00Z">
            <w:r w:rsidDel="00000000" w:rsidR="00000000" w:rsidRPr="00000000">
              <w:rPr>
                <w:rFonts w:ascii="Times New Roman" w:cs="Times New Roman" w:eastAsia="Times New Roman" w:hAnsi="Times New Roman"/>
                <w:sz w:val="24"/>
                <w:szCs w:val="24"/>
                <w:rtl w:val="0"/>
              </w:rPr>
              <w:delText xml:space="preserve">r</w:delText>
            </w:r>
          </w:del>
        </w:sdtContent>
      </w:sdt>
      <w:r w:rsidDel="00000000" w:rsidR="00000000" w:rsidRPr="00000000">
        <w:rPr>
          <w:rFonts w:ascii="Times New Roman" w:cs="Times New Roman" w:eastAsia="Times New Roman" w:hAnsi="Times New Roman"/>
          <w:sz w:val="24"/>
          <w:szCs w:val="24"/>
          <w:rtl w:val="0"/>
        </w:rPr>
        <w:t xml:space="preserve"> dudas al respecto de la confesión obtenida bajo esas circunstancias. Lo que sigue de la confesión del acusado es una disminución de la pena, por lo general, y una evidente abreviación del proceso. Aquí, el objetivo que articula a los actores procesales es la conclusión de conformidad y rapidez del proceso. </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Pues bien, muy a pesar del cuestionamiento en la literatura respecto de la práctica de este tipo de acuerdos, hay varios órganos judiciales que lo aceptan. Tal es el caso del tribunal alemán (</w:t>
      </w:r>
      <w:r w:rsidDel="00000000" w:rsidR="00000000" w:rsidRPr="00000000">
        <w:rPr>
          <w:rFonts w:ascii="Times New Roman" w:cs="Times New Roman" w:eastAsia="Times New Roman" w:hAnsi="Times New Roman"/>
          <w:i w:val="1"/>
          <w:sz w:val="24"/>
          <w:szCs w:val="24"/>
          <w:rtl w:val="0"/>
        </w:rPr>
        <w:t xml:space="preserve">Bundesgerichtshof</w:t>
      </w:r>
      <w:r w:rsidDel="00000000" w:rsidR="00000000" w:rsidRPr="00000000">
        <w:rPr>
          <w:rFonts w:ascii="Times New Roman" w:cs="Times New Roman" w:eastAsia="Times New Roman" w:hAnsi="Times New Roman"/>
          <w:sz w:val="24"/>
          <w:szCs w:val="24"/>
          <w:rtl w:val="0"/>
        </w:rPr>
        <w:t xml:space="preserve">, Tribunal Supremo Federal - BGH) que se ha manifestado a favor de dichos acuerdos y ha alentado a determinar su admisibilidad bajo determinadas condiciones. Aunque en ese punto ha remarcado explícitamente que incluso en el contexto de un acuerdo formal la predisposición a la confesión no puede ser forzada mediante los métodos prohibidos por el precepto antes citado- 136a. -. Una confesión que haya sido obtenida bajo tales condiciones no debe ser utilizada.</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falta de instrucción </w:t>
      </w:r>
      <w:sdt>
        <w:sdtPr>
          <w:id w:val="850022950"/>
          <w:tag w:val="goog_rdk_408"/>
        </w:sdtPr>
        <w:sdtContent>
          <w:ins w:author="Jordi Ferrer Beltran" w:id="214" w:date="2025-09-02T03:03:00Z">
            <w:r w:rsidDel="00000000" w:rsidR="00000000" w:rsidRPr="00000000">
              <w:rPr>
                <w:rFonts w:ascii="Times New Roman" w:cs="Times New Roman" w:eastAsia="Times New Roman" w:hAnsi="Times New Roman"/>
                <w:sz w:val="24"/>
                <w:szCs w:val="24"/>
                <w:rtl w:val="0"/>
              </w:rPr>
              <w:t xml:space="preserve">sobre los derechos </w:t>
            </w:r>
          </w:ins>
        </w:sdtContent>
      </w:sdt>
      <w:r w:rsidDel="00000000" w:rsidR="00000000" w:rsidRPr="00000000">
        <w:rPr>
          <w:rFonts w:ascii="Times New Roman" w:cs="Times New Roman" w:eastAsia="Times New Roman" w:hAnsi="Times New Roman"/>
          <w:sz w:val="24"/>
          <w:szCs w:val="24"/>
          <w:rtl w:val="0"/>
        </w:rPr>
        <w:t xml:space="preserve">del procesado es una cuestión sobre la que aún no se muestra pacífica la doctrina. Este tópico en particular se aborda en relación casi siempre con el derecho a no declarar (y a cómo debe ser informado adecuadamente de ello). En ese sentido se pueden encontrar ordenamientos jurídicos que lo regulan en un fundamento constitucional o en otros como parte de la normativa procesal</w:t>
      </w:r>
      <w:r w:rsidDel="00000000" w:rsidR="00000000" w:rsidRPr="00000000">
        <w:rPr>
          <w:rFonts w:ascii="Times New Roman" w:cs="Times New Roman" w:eastAsia="Times New Roman" w:hAnsi="Times New Roman"/>
          <w:sz w:val="24"/>
          <w:szCs w:val="24"/>
          <w:vertAlign w:val="superscript"/>
        </w:rPr>
        <w:footnoteReference w:customMarkFollows="0" w:id="107"/>
      </w:r>
      <w:r w:rsidDel="00000000" w:rsidR="00000000" w:rsidRPr="00000000">
        <w:rPr>
          <w:rFonts w:ascii="Times New Roman" w:cs="Times New Roman" w:eastAsia="Times New Roman" w:hAnsi="Times New Roman"/>
          <w:sz w:val="24"/>
          <w:szCs w:val="24"/>
          <w:rtl w:val="0"/>
        </w:rPr>
        <w:t xml:space="preserve">. O puede observarse también en normativas internacionales como es el caso del Convenio europeo de derechos humanos (art. 6 del Convenio Europeo de Derechos Humanos, en lo adelante CEDH)</w:t>
      </w:r>
      <w:sdt>
        <w:sdtPr>
          <w:id w:val="-608477780"/>
          <w:tag w:val="goog_rdk_409"/>
        </w:sdtPr>
        <w:sdtContent>
          <w:commentRangeStart w:id="55"/>
        </w:sdtContent>
      </w:sdt>
      <w:r w:rsidDel="00000000" w:rsidR="00000000" w:rsidRPr="00000000">
        <w:rPr>
          <w:rFonts w:ascii="Times New Roman" w:cs="Times New Roman" w:eastAsia="Times New Roman" w:hAnsi="Times New Roman"/>
          <w:sz w:val="24"/>
          <w:szCs w:val="24"/>
          <w:vertAlign w:val="superscript"/>
        </w:rPr>
        <w:footnoteReference w:customMarkFollows="0" w:id="108"/>
      </w:r>
      <w:r w:rsidDel="00000000" w:rsidR="00000000" w:rsidRPr="00000000">
        <w:rPr>
          <w:rFonts w:ascii="Times New Roman" w:cs="Times New Roman" w:eastAsia="Times New Roman" w:hAnsi="Times New Roman"/>
          <w:sz w:val="24"/>
          <w:szCs w:val="24"/>
          <w:rtl w:val="0"/>
        </w:rPr>
        <w:t xml:space="preserve">.</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que se actúe omitiendo la instrucción del procesado tanto en la fase investigativa como en el juicio oral, o se omita la instrucción referente al derecho de consultar a un defensor (artículo 136 I 2, 137), puede traer consigo la aplicación de una prohibición de utilización</w:t>
      </w:r>
      <w:r w:rsidDel="00000000" w:rsidR="00000000" w:rsidRPr="00000000">
        <w:rPr>
          <w:rFonts w:ascii="Times New Roman" w:cs="Times New Roman" w:eastAsia="Times New Roman" w:hAnsi="Times New Roman"/>
          <w:sz w:val="24"/>
          <w:szCs w:val="24"/>
          <w:vertAlign w:val="superscript"/>
        </w:rPr>
        <w:footnoteReference w:customMarkFollows="0" w:id="109"/>
      </w:r>
      <w:r w:rsidDel="00000000" w:rsidR="00000000" w:rsidRPr="00000000">
        <w:rPr>
          <w:rFonts w:ascii="Times New Roman" w:cs="Times New Roman" w:eastAsia="Times New Roman" w:hAnsi="Times New Roman"/>
          <w:sz w:val="24"/>
          <w:szCs w:val="24"/>
          <w:rtl w:val="0"/>
        </w:rPr>
        <w:t xml:space="preserve">. Un ejemplo de esta prohibición de utilización se puede hallar en el artículo 243 IV 1 de la ley procesal penal alemana</w:t>
      </w:r>
      <w:r w:rsidDel="00000000" w:rsidR="00000000" w:rsidRPr="00000000">
        <w:rPr>
          <w:rFonts w:ascii="Times New Roman" w:cs="Times New Roman" w:eastAsia="Times New Roman" w:hAnsi="Times New Roman"/>
          <w:sz w:val="24"/>
          <w:szCs w:val="24"/>
          <w:vertAlign w:val="superscript"/>
        </w:rPr>
        <w:footnoteReference w:customMarkFollows="0" w:id="11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misma línea se trabaja la cuestión sobre la instrucción deficiente de testigos con derecho a negarse a declarar o de dar ciertas informaciones. Las declaraciones de parientes obtenidas sin advertencia previa acerca de su derecho a negarse a declarar no deben ser utilizadas (ni dársele lectura, ni ser reconstruidas luego por medio del interrogatorio de la persona que lo llevó a cabo). </w:t>
      </w:r>
      <w:sdt>
        <w:sdtPr>
          <w:id w:val="-286105818"/>
          <w:tag w:val="goog_rdk_410"/>
        </w:sdtPr>
        <w:sdtContent>
          <w:commentRangeStart w:id="56"/>
        </w:sdtContent>
      </w:sdt>
      <w:r w:rsidDel="00000000" w:rsidR="00000000" w:rsidRPr="00000000">
        <w:rPr>
          <w:rFonts w:ascii="Times New Roman" w:cs="Times New Roman" w:eastAsia="Times New Roman" w:hAnsi="Times New Roman"/>
          <w:sz w:val="24"/>
          <w:szCs w:val="24"/>
          <w:rtl w:val="0"/>
        </w:rPr>
        <w:t xml:space="preserve">Se establecen excepciones en países como Alemania, por ejemplo</w:t>
      </w:r>
      <w:commentRangeEnd w:id="56"/>
      <w:r w:rsidDel="00000000" w:rsidR="00000000" w:rsidRPr="00000000">
        <w:commentReference w:id="56"/>
      </w:r>
      <w:r w:rsidDel="00000000" w:rsidR="00000000" w:rsidRPr="00000000">
        <w:rPr>
          <w:rFonts w:ascii="Times New Roman" w:cs="Times New Roman" w:eastAsia="Times New Roman" w:hAnsi="Times New Roman"/>
          <w:sz w:val="24"/>
          <w:szCs w:val="24"/>
          <w:rtl w:val="0"/>
        </w:rPr>
        <w:t xml:space="preserve">, donde la normativa procesal establece que se pueden utilizar esas declaraciones después de la muerte del testigo, o en otros países de América Latina </w:t>
      </w:r>
      <w:sdt>
        <w:sdtPr>
          <w:id w:val="1086072703"/>
          <w:tag w:val="goog_rdk_411"/>
        </w:sdtPr>
        <w:sdtContent>
          <w:commentRangeStart w:id="57"/>
        </w:sdtContent>
      </w:sdt>
      <w:r w:rsidDel="00000000" w:rsidR="00000000" w:rsidRPr="00000000">
        <w:rPr>
          <w:rFonts w:ascii="Times New Roman" w:cs="Times New Roman" w:eastAsia="Times New Roman" w:hAnsi="Times New Roman"/>
          <w:sz w:val="24"/>
          <w:szCs w:val="24"/>
          <w:rtl w:val="0"/>
        </w:rPr>
        <w:t xml:space="preserve">como Perú en cuanto a los testigos de referencia que se reconoce como una prohibición probatoria de utilización relativa</w:t>
      </w:r>
      <w:commentRangeEnd w:id="57"/>
      <w:r w:rsidDel="00000000" w:rsidR="00000000" w:rsidRPr="00000000">
        <w:commentReference w:id="5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último ejemplo de regla expresa que prohíbe la utilización de la prueba en el proceso es el relativo a la práctica ilícita de exámenes corporales (artículo 81 A de la Ley procesal penal alemana). </w:t>
      </w:r>
      <w:sdt>
        <w:sdtPr>
          <w:id w:val="-1615855429"/>
          <w:tag w:val="goog_rdk_412"/>
        </w:sdtPr>
        <w:sdtContent>
          <w:commentRangeStart w:id="58"/>
        </w:sdtContent>
      </w:sdt>
      <w:r w:rsidDel="00000000" w:rsidR="00000000" w:rsidRPr="00000000">
        <w:rPr>
          <w:rFonts w:ascii="Times New Roman" w:cs="Times New Roman" w:eastAsia="Times New Roman" w:hAnsi="Times New Roman"/>
          <w:sz w:val="24"/>
          <w:szCs w:val="24"/>
          <w:rtl w:val="0"/>
        </w:rPr>
        <w:t xml:space="preserve">Sin embargo, algunos autores consideran que el caso de los exámenes corporales como prohibición de utilización no expresa y dependiente funciona en aquellos supuestos en los que el examen corporal (especialmente la prueba de sangre) no se realiza por un médico forense, o cuando ha sido ordenada por una persona no competente (en este sentido se trataría de una prohibición de producción probatoria)</w:t>
      </w:r>
      <w:commentRangeEnd w:id="58"/>
      <w:r w:rsidDel="00000000" w:rsidR="00000000" w:rsidRPr="00000000">
        <w:commentReference w:id="58"/>
      </w:r>
      <w:r w:rsidDel="00000000" w:rsidR="00000000" w:rsidRPr="00000000">
        <w:rPr>
          <w:rFonts w:ascii="Times New Roman" w:cs="Times New Roman" w:eastAsia="Times New Roman" w:hAnsi="Times New Roman"/>
          <w:sz w:val="24"/>
          <w:szCs w:val="24"/>
          <w:vertAlign w:val="superscript"/>
        </w:rPr>
        <w:footnoteReference w:customMarkFollows="0" w:id="11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medida relativa a los exámenes corporales y la observancia de su ejecución ilícita pretende, por un lado, proteger de daños a la salud de las personas existiendo de hecho la punibilidad de dicha conducta que de por sí asegura este fin de protección. Por otro lado, puede significar una infracción a la normativa, lo que puede conducir a la exclusión de la prueba obtenida. </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sentido, la doctrina aboga por que las autoridades de investigación penal actúen en virtud de una orden del juez competente, antes de que ellas mismas ordenen la extracción de sangre. La puesta en peligro del éxito de la investigación – que funda la competencia de </w:t>
      </w:r>
      <w:sdt>
        <w:sdtPr>
          <w:id w:val="-630887643"/>
          <w:tag w:val="goog_rdk_413"/>
        </w:sdtPr>
        <w:sdtContent>
          <w:commentRangeStart w:id="59"/>
        </w:sdtContent>
      </w:sdt>
      <w:r w:rsidDel="00000000" w:rsidR="00000000" w:rsidRPr="00000000">
        <w:rPr>
          <w:rFonts w:ascii="Times New Roman" w:cs="Times New Roman" w:eastAsia="Times New Roman" w:hAnsi="Times New Roman"/>
          <w:sz w:val="24"/>
          <w:szCs w:val="24"/>
          <w:rtl w:val="0"/>
        </w:rPr>
        <w:t xml:space="preserve">emergencia </w:t>
      </w:r>
      <w:commentRangeEnd w:id="59"/>
      <w:r w:rsidDel="00000000" w:rsidR="00000000" w:rsidRPr="00000000">
        <w:commentReference w:id="59"/>
      </w:r>
      <w:r w:rsidDel="00000000" w:rsidR="00000000" w:rsidRPr="00000000">
        <w:rPr>
          <w:rFonts w:ascii="Times New Roman" w:cs="Times New Roman" w:eastAsia="Times New Roman" w:hAnsi="Times New Roman"/>
          <w:sz w:val="24"/>
          <w:szCs w:val="24"/>
          <w:rtl w:val="0"/>
        </w:rPr>
        <w:t xml:space="preserve">– debería ser razonada con base a hechos referidos a un caso de urgencia y que queden documentados en las actas de la investigación, en tanto la urgencia no sea evidente. </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w:t>
      </w:r>
      <w:r w:rsidDel="00000000" w:rsidR="00000000" w:rsidRPr="00000000">
        <w:rPr>
          <w:rFonts w:ascii="Times New Roman" w:cs="Times New Roman" w:eastAsia="Times New Roman" w:hAnsi="Times New Roman"/>
          <w:smallCaps w:val="1"/>
          <w:sz w:val="24"/>
          <w:szCs w:val="24"/>
          <w:rtl w:val="0"/>
        </w:rPr>
        <w:t xml:space="preserve">Roxin, </w:t>
      </w:r>
      <w:r w:rsidDel="00000000" w:rsidR="00000000" w:rsidRPr="00000000">
        <w:rPr>
          <w:rFonts w:ascii="Times New Roman" w:cs="Times New Roman" w:eastAsia="Times New Roman" w:hAnsi="Times New Roman"/>
          <w:sz w:val="24"/>
          <w:szCs w:val="24"/>
          <w:rtl w:val="0"/>
        </w:rPr>
        <w:t xml:space="preserve">el Estado en ningún caso puede sacar provecho de las infracciones intencionales de sus funcionarios y, por tanto, en estos casos, entre los cuales se cuenta también la incorrecta desatención a la obligación de solicitar la orden judicial, debe partirse siempre de la prohibición de utilización probatoria</w:t>
      </w:r>
      <w:sdt>
        <w:sdtPr>
          <w:id w:val="1290572407"/>
          <w:tag w:val="goog_rdk_414"/>
        </w:sdtPr>
        <w:sdtContent>
          <w:commentRangeStart w:id="60"/>
        </w:sdtContent>
      </w:sdt>
      <w:r w:rsidDel="00000000" w:rsidR="00000000" w:rsidRPr="00000000">
        <w:rPr>
          <w:rFonts w:ascii="Times New Roman" w:cs="Times New Roman" w:eastAsia="Times New Roman" w:hAnsi="Times New Roman"/>
          <w:sz w:val="24"/>
          <w:szCs w:val="24"/>
          <w:vertAlign w:val="superscript"/>
        </w:rPr>
        <w:footnoteReference w:customMarkFollows="0" w:id="112"/>
      </w:r>
      <w:commentRangeEnd w:id="60"/>
      <w:r w:rsidDel="00000000" w:rsidR="00000000" w:rsidRPr="00000000">
        <w:commentReference w:id="6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sdt>
        <w:sdtPr>
          <w:id w:val="1080280562"/>
          <w:tag w:val="goog_rdk_415"/>
        </w:sdtPr>
        <w:sdtContent>
          <w:commentRangeStart w:id="61"/>
        </w:sdtContent>
      </w:sdt>
      <w:r w:rsidDel="00000000" w:rsidR="00000000" w:rsidRPr="00000000">
        <w:rPr>
          <w:rFonts w:ascii="Times New Roman" w:cs="Times New Roman" w:eastAsia="Times New Roman" w:hAnsi="Times New Roman"/>
          <w:sz w:val="24"/>
          <w:szCs w:val="24"/>
          <w:rtl w:val="0"/>
        </w:rPr>
        <w:t xml:space="preserve">Por otro lado, están las prohibiciones no expresas de utilización de pruebas que requieren de una argumentación material al no contar con basamento en preceptos legales.</w:t>
      </w:r>
      <w:commentRangeEnd w:id="61"/>
      <w:r w:rsidDel="00000000" w:rsidR="00000000" w:rsidRPr="00000000">
        <w:commentReference w:id="61"/>
      </w:r>
      <w:r w:rsidDel="00000000" w:rsidR="00000000" w:rsidRPr="00000000">
        <w:rPr>
          <w:rFonts w:ascii="Times New Roman" w:cs="Times New Roman" w:eastAsia="Times New Roman" w:hAnsi="Times New Roman"/>
          <w:sz w:val="24"/>
          <w:szCs w:val="24"/>
          <w:rtl w:val="0"/>
        </w:rPr>
        <w:t xml:space="preserve"> Desde el propio </w:t>
      </w:r>
      <w:r w:rsidDel="00000000" w:rsidR="00000000" w:rsidRPr="00000000">
        <w:rPr>
          <w:rFonts w:ascii="Times New Roman" w:cs="Times New Roman" w:eastAsia="Times New Roman" w:hAnsi="Times New Roman"/>
          <w:smallCaps w:val="1"/>
          <w:sz w:val="24"/>
          <w:szCs w:val="24"/>
          <w:rtl w:val="0"/>
        </w:rPr>
        <w:t xml:space="preserve">Beling</w:t>
      </w:r>
      <w:r w:rsidDel="00000000" w:rsidR="00000000" w:rsidRPr="00000000">
        <w:rPr>
          <w:rFonts w:ascii="Times New Roman" w:cs="Times New Roman" w:eastAsia="Times New Roman" w:hAnsi="Times New Roman"/>
          <w:sz w:val="24"/>
          <w:szCs w:val="24"/>
          <w:rtl w:val="0"/>
        </w:rPr>
        <w:t xml:space="preserve"> se discute al respecto y, en alguna medida, conlleva que se tenga que apelar a los principios y su regulación. Lo que conduce en una dirección sobre “el objeto de las prohibiciones probatorias” y su vínculo con los principios; temática que no encuentra consenso doctrinal ni jurisprudencial, por lo que en los supuestos donde subyacen conflictos entre principios se alude a un ejercicio de ponderación</w:t>
      </w:r>
      <w:sdt>
        <w:sdtPr>
          <w:id w:val="-550181414"/>
          <w:tag w:val="goog_rdk_416"/>
        </w:sdtPr>
        <w:sdtContent>
          <w:del w:author="Jordi Ferrer Beltran" w:id="215" w:date="2025-09-02T03:15:00Z">
            <w:r w:rsidDel="00000000" w:rsidR="00000000" w:rsidRPr="00000000">
              <w:rPr>
                <w:rFonts w:ascii="Times New Roman" w:cs="Times New Roman" w:eastAsia="Times New Roman" w:hAnsi="Times New Roman"/>
                <w:sz w:val="24"/>
                <w:szCs w:val="24"/>
                <w:vertAlign w:val="superscript"/>
              </w:rPr>
              <w:footnoteReference w:customMarkFollows="0" w:id="113"/>
            </w:r>
          </w:del>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Esbozadas las ideas principales sobre las prohibiciones probatorias, clasificación y alcance, se torna necesario volver a un punto planteado al inicio del epígrafe: cuáles son los aspectos que hacen que se conecte con el análisis del concepto de la prueba ilícita. </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una parte</w:t>
      </w:r>
      <w:sdt>
        <w:sdtPr>
          <w:id w:val="2096319985"/>
          <w:tag w:val="goog_rdk_417"/>
        </w:sdtPr>
        <w:sdtContent>
          <w:ins w:author="Jordi Ferrer Beltran" w:id="216" w:date="2025-09-02T03:16: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habría que referirse a las prohibiciones de producción probatoria como uno de los tipos de reglas que pueden ser vulneradas en el momento de recabar las pruebas y de lo que puede resultar una prueba ilícita; por ejemplo, la prohibición de tortura, tratos inhumanos o degradantes (o cualquiera de las prohibiciones de producción probatorias referidas a los métodos de obtención de las pruebas). Asimismo, una prueba ilícita puede resultar también de la vulneración de una prohibición de producción probatoria relativa a tema u objeto de prueba, o de las relativas a los medios de prueba.</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primer aspecto que destacar y que conecta necesariamente con el análisis del concepto de la prueba ilícita, pues ese tipo de prohibiciones probatorias están comprendidas dentro de los tipos de normas a los que se hace alusión cuando se enuncia que la prueba ilícita es aquella que resulta de la “vulneración de normas del ordenamiento jurídico”</w:t>
      </w:r>
      <w:r w:rsidDel="00000000" w:rsidR="00000000" w:rsidRPr="00000000">
        <w:rPr>
          <w:rFonts w:ascii="Times New Roman" w:cs="Times New Roman" w:eastAsia="Times New Roman" w:hAnsi="Times New Roman"/>
          <w:sz w:val="24"/>
          <w:szCs w:val="24"/>
          <w:vertAlign w:val="superscript"/>
        </w:rPr>
        <w:footnoteReference w:customMarkFollows="0" w:id="114"/>
      </w:r>
      <w:r w:rsidDel="00000000" w:rsidR="00000000" w:rsidRPr="00000000">
        <w:rPr>
          <w:rFonts w:ascii="Times New Roman" w:cs="Times New Roman" w:eastAsia="Times New Roman" w:hAnsi="Times New Roman"/>
          <w:sz w:val="24"/>
          <w:szCs w:val="24"/>
          <w:rtl w:val="0"/>
        </w:rPr>
        <w:t xml:space="preserve">.</w:t>
      </w:r>
    </w:p>
    <w:sdt>
      <w:sdtPr>
        <w:id w:val="-570460489"/>
        <w:tag w:val="goog_rdk_419"/>
      </w:sdtPr>
      <w:sdtContent>
        <w:p w:rsidR="00000000" w:rsidDel="00000000" w:rsidP="00000000" w:rsidRDefault="00000000" w:rsidRPr="00000000" w14:paraId="000000F7">
          <w:pPr>
            <w:spacing w:line="360" w:lineRule="auto"/>
            <w:jc w:val="both"/>
            <w:rPr>
              <w:ins w:author="Jordi Ferrer Beltran" w:id="217" w:date="2025-09-02T03:17: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las prohibiciones de utilización de pruebas, constituyen un elemento relacionado con las consecuencias que pueden derivar de la declaración de una prueba ilícita, por lo que ha de tenerse en cuenta justamente como eso, como una consecuencia y no como parte de la construcción conceptual que se viene realizando.</w:t>
          </w:r>
          <w:sdt>
            <w:sdtPr>
              <w:id w:val="-1703663862"/>
              <w:tag w:val="goog_rdk_418"/>
            </w:sdtPr>
            <w:sdtContent>
              <w:ins w:author="Jordi Ferrer Beltran" w:id="217" w:date="2025-09-02T03:17:00Z">
                <w:r w:rsidDel="00000000" w:rsidR="00000000" w:rsidRPr="00000000">
                  <w:rPr>
                    <w:rtl w:val="0"/>
                  </w:rPr>
                </w:r>
              </w:ins>
            </w:sdtContent>
          </w:sdt>
        </w:p>
      </w:sdtContent>
    </w:sdt>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tl w:val="0"/>
        </w:rPr>
      </w:r>
    </w:p>
    <w:sdt>
      <w:sdtPr>
        <w:id w:val="-1987812719"/>
        <w:tag w:val="goog_rdk_423"/>
      </w:sdtPr>
      <w:sdtContent>
        <w:p w:rsidR="00000000" w:rsidDel="00000000" w:rsidP="00000000" w:rsidRDefault="00000000" w:rsidRPr="00000000" w14:paraId="000000F9">
          <w:pPr>
            <w:spacing w:line="360" w:lineRule="auto"/>
            <w:jc w:val="both"/>
            <w:rPr>
              <w:del w:author="Jordi Ferrer Beltran" w:id="218" w:date="2025-09-02T03:17:00Z"/>
              <w:rFonts w:ascii="Times New Roman" w:cs="Times New Roman" w:eastAsia="Times New Roman" w:hAnsi="Times New Roman"/>
              <w:sz w:val="24"/>
              <w:szCs w:val="24"/>
            </w:rPr>
          </w:pPr>
          <w:sdt>
            <w:sdtPr>
              <w:id w:val="-1723534651"/>
              <w:tag w:val="goog_rdk_421"/>
            </w:sdtPr>
            <w:sdtContent>
              <w:ins w:author="Jordi Ferrer Beltran" w:id="218" w:date="2025-09-02T03:17:00Z">
                <w:r w:rsidDel="00000000" w:rsidR="00000000" w:rsidRPr="00000000">
                  <w:rPr>
                    <w:rFonts w:ascii="Times New Roman" w:cs="Times New Roman" w:eastAsia="Times New Roman" w:hAnsi="Times New Roman"/>
                    <w:sz w:val="24"/>
                    <w:szCs w:val="24"/>
                    <w:rtl w:val="0"/>
                  </w:rPr>
                  <w:t xml:space="preserve"> </w:t>
                </w:r>
              </w:ins>
            </w:sdtContent>
          </w:sdt>
          <w:sdt>
            <w:sdtPr>
              <w:id w:val="-1339066030"/>
              <w:tag w:val="goog_rdk_422"/>
            </w:sdtPr>
            <w:sdtContent>
              <w:del w:author="Jordi Ferrer Beltran" w:id="218" w:date="2025-09-02T03:17:00Z">
                <w:r w:rsidDel="00000000" w:rsidR="00000000" w:rsidRPr="00000000">
                  <w:rPr>
                    <w:rFonts w:ascii="Times New Roman" w:cs="Times New Roman" w:eastAsia="Times New Roman" w:hAnsi="Times New Roman"/>
                    <w:sz w:val="24"/>
                    <w:szCs w:val="24"/>
                    <w:rtl w:val="0"/>
                  </w:rPr>
                  <w:delText xml:space="preserve">A continuación se desarrolla el acápite relativo a los elementos del concepto de la prueba ilícita, como espacio idóneo para analizar cada uno de esos elementos y su carácter de necesarios en el sentido de que deben darse sí o sí cuando se trate de una prueba ilícita. </w:delText>
                </w:r>
              </w:del>
            </w:sdtContent>
          </w:sdt>
        </w:p>
      </w:sdtContent>
    </w:sdt>
    <w:p w:rsidR="00000000" w:rsidDel="00000000" w:rsidP="00000000" w:rsidRDefault="00000000" w:rsidRPr="00000000" w14:paraId="000000F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sdt>
        <w:sdtPr>
          <w:id w:val="1758117154"/>
          <w:tag w:val="goog_rdk_424"/>
        </w:sdtPr>
        <w:sdtContent>
          <w:del w:author="Jordi Ferrer Beltran" w:id="218" w:date="2025-09-02T03:1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Los elementos del concepto </w:t>
      </w:r>
      <w:sdt>
        <w:sdtPr>
          <w:id w:val="1284205229"/>
          <w:tag w:val="goog_rdk_425"/>
        </w:sdtPr>
        <w:sdtContent>
          <w:ins w:author="Jordi Ferrer Beltran" w:id="219" w:date="2025-09-02T03:17: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prueba ilícita</w:t>
            </w:r>
          </w:ins>
        </w:sdtContent>
      </w:sdt>
      <w:r w:rsidDel="00000000" w:rsidR="00000000" w:rsidRPr="00000000">
        <w:rPr>
          <w:rtl w:val="0"/>
        </w:rPr>
      </w:r>
    </w:p>
    <w:sdt>
      <w:sdtPr>
        <w:id w:val="-1605388912"/>
        <w:tag w:val="goog_rdk_428"/>
      </w:sdtPr>
      <w:sdtContent>
        <w:p w:rsidR="00000000" w:rsidDel="00000000" w:rsidP="00000000" w:rsidRDefault="00000000" w:rsidRPr="00000000" w14:paraId="000000FB">
          <w:pPr>
            <w:spacing w:line="360" w:lineRule="auto"/>
            <w:jc w:val="both"/>
            <w:rPr>
              <w:ins w:author="Jordi Ferrer Beltran" w:id="220" w:date="2025-09-02T03:20:00Z"/>
              <w:rFonts w:ascii="Times New Roman" w:cs="Times New Roman" w:eastAsia="Times New Roman" w:hAnsi="Times New Roman"/>
              <w:sz w:val="24"/>
              <w:szCs w:val="24"/>
            </w:rPr>
          </w:pPr>
          <w:sdt>
            <w:sdtPr>
              <w:id w:val="677233929"/>
              <w:tag w:val="goog_rdk_427"/>
            </w:sdtPr>
            <w:sdtContent>
              <w:ins w:author="Jordi Ferrer Beltran" w:id="220" w:date="2025-09-02T03:20:00Z">
                <w:r w:rsidDel="00000000" w:rsidR="00000000" w:rsidRPr="00000000">
                  <w:rPr>
                    <w:rtl w:val="0"/>
                  </w:rPr>
                </w:r>
              </w:ins>
            </w:sdtContent>
          </w:sdt>
        </w:p>
      </w:sdtContent>
    </w:sdt>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estudiar los elementos del concepto de la prueba ilícita es importante enfocarse en cada una de las partes que explican la institución. Con «partes» se alude a cada componente del concepto, esos elementos que cuando se analizan de conjunto se puede decir que de ello resulta una prueba ilícita. </w:t>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estudios sobre la prueba ilícita resulta común encontrar las siguientes expresiones: «prueba ilícita es aquella que se </w:t>
      </w:r>
      <w:r w:rsidDel="00000000" w:rsidR="00000000" w:rsidRPr="00000000">
        <w:rPr>
          <w:rFonts w:ascii="Times New Roman" w:cs="Times New Roman" w:eastAsia="Times New Roman" w:hAnsi="Times New Roman"/>
          <w:i w:val="1"/>
          <w:sz w:val="24"/>
          <w:szCs w:val="24"/>
          <w:rtl w:val="0"/>
        </w:rPr>
        <w:t xml:space="preserve">obtiene</w:t>
      </w:r>
      <w:r w:rsidDel="00000000" w:rsidR="00000000" w:rsidRPr="00000000">
        <w:rPr>
          <w:rFonts w:ascii="Times New Roman" w:cs="Times New Roman" w:eastAsia="Times New Roman" w:hAnsi="Times New Roman"/>
          <w:sz w:val="24"/>
          <w:szCs w:val="24"/>
          <w:rtl w:val="0"/>
        </w:rPr>
        <w:t xml:space="preserve">…» o, «prueba ilícita puede entenderse como la prueba </w:t>
      </w:r>
      <w:r w:rsidDel="00000000" w:rsidR="00000000" w:rsidRPr="00000000">
        <w:rPr>
          <w:rFonts w:ascii="Times New Roman" w:cs="Times New Roman" w:eastAsia="Times New Roman" w:hAnsi="Times New Roman"/>
          <w:i w:val="1"/>
          <w:sz w:val="24"/>
          <w:szCs w:val="24"/>
          <w:rtl w:val="0"/>
        </w:rPr>
        <w:t xml:space="preserve">obtenida y/o practicada</w:t>
      </w:r>
      <w:r w:rsidDel="00000000" w:rsidR="00000000" w:rsidRPr="00000000">
        <w:rPr>
          <w:rFonts w:ascii="Times New Roman" w:cs="Times New Roman" w:eastAsia="Times New Roman" w:hAnsi="Times New Roman"/>
          <w:sz w:val="24"/>
          <w:szCs w:val="24"/>
          <w:rtl w:val="0"/>
        </w:rPr>
        <w:t xml:space="preserve">…». Dichos enunciados representan un presupuesto importante del que se parte y consiste en que para que pueda haber una prueba ilícita debe darse o debe estarse desarrollando una actividad dedicada a recabar pruebas para fundamentar la/las hipótesis fácticas. Esa actividad que se desenvuelve durante el </w:t>
      </w:r>
      <w:r w:rsidDel="00000000" w:rsidR="00000000" w:rsidRPr="00000000">
        <w:rPr>
          <w:rFonts w:ascii="Times New Roman" w:cs="Times New Roman" w:eastAsia="Times New Roman" w:hAnsi="Times New Roman"/>
          <w:i w:val="1"/>
          <w:sz w:val="24"/>
          <w:szCs w:val="24"/>
          <w:rtl w:val="0"/>
        </w:rPr>
        <w:t xml:space="preserve">íter</w:t>
      </w:r>
      <w:r w:rsidDel="00000000" w:rsidR="00000000" w:rsidRPr="00000000">
        <w:rPr>
          <w:rFonts w:ascii="Times New Roman" w:cs="Times New Roman" w:eastAsia="Times New Roman" w:hAnsi="Times New Roman"/>
          <w:sz w:val="24"/>
          <w:szCs w:val="24"/>
          <w:rtl w:val="0"/>
        </w:rPr>
        <w:t xml:space="preserve"> probatorio se puede identificar como un elemento </w:t>
      </w:r>
      <w:sdt>
        <w:sdtPr>
          <w:id w:val="1704887490"/>
          <w:tag w:val="goog_rdk_429"/>
        </w:sdtPr>
        <w:sdtContent>
          <w:ins w:author="Jordi Ferrer Beltran" w:id="221" w:date="2025-09-02T03:22:00Z">
            <w:r w:rsidDel="00000000" w:rsidR="00000000" w:rsidRPr="00000000">
              <w:rPr>
                <w:rFonts w:ascii="Times New Roman" w:cs="Times New Roman" w:eastAsia="Times New Roman" w:hAnsi="Times New Roman"/>
                <w:sz w:val="24"/>
                <w:szCs w:val="24"/>
                <w:rtl w:val="0"/>
              </w:rPr>
              <w:t xml:space="preserve">que </w:t>
            </w:r>
          </w:ins>
        </w:sdtContent>
      </w:sdt>
      <w:r w:rsidDel="00000000" w:rsidR="00000000" w:rsidRPr="00000000">
        <w:rPr>
          <w:rFonts w:ascii="Times New Roman" w:cs="Times New Roman" w:eastAsia="Times New Roman" w:hAnsi="Times New Roman"/>
          <w:sz w:val="24"/>
          <w:szCs w:val="24"/>
          <w:rtl w:val="0"/>
        </w:rPr>
        <w:t xml:space="preserve">explica una parte relativa a la institución de la prueba ilícita y que sirve de punto de partida para el análisis. </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“obtención” y “práctica” de las pruebas informa sobre ese tipo de actividad que se ha de realizar como presupuesto para la producción de una ilicitud. En otras palabras, cuando se trata de “obtener y practicar” se está hablando en el sentido recabar o adquirir pruebas, y en aras de su obtención se produce la violación de las normas jurídicas (o sea, se produce la ilicitud).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Cabría preguntarse entonces, a propósito de ello, si esa actividad de recabar pruebas es necesaria o es solo una cuestión contingente dentro del marco de producción de la ilicitud que puede desencadenar en una prueba ilícita. La respuesta parece </w:t>
      </w:r>
      <w:sdt>
        <w:sdtPr>
          <w:id w:val="2072153465"/>
          <w:tag w:val="goog_rdk_430"/>
        </w:sdtPr>
        <w:sdtContent>
          <w:del w:author="Jordi Ferrer Beltran" w:id="222" w:date="2025-09-02T03:2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estar en el sentido de</w:delText>
            </w:r>
          </w:del>
        </w:sdtContent>
      </w:sdt>
      <w:sdt>
        <w:sdtPr>
          <w:id w:val="-739290744"/>
          <w:tag w:val="goog_rdk_431"/>
        </w:sdtPr>
        <w:sdtContent>
          <w:ins w:author="Jordi Ferrer Beltran" w:id="222" w:date="2025-09-02T03:2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es una actividad necesaria, es decir, para que se pueda declarar una prueba ilícita </w:t>
      </w:r>
      <w:sdt>
        <w:sdtPr>
          <w:id w:val="-616206136"/>
          <w:tag w:val="goog_rdk_432"/>
        </w:sdtPr>
        <w:sdtContent>
          <w:commentRangeStart w:id="6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primero debe desarrollarse una actividad de índole probatoria enfocada en el recabo de las pruebas</w:t>
      </w:r>
      <w:commentRangeEnd w:id="62"/>
      <w:r w:rsidDel="00000000" w:rsidR="00000000" w:rsidRPr="00000000">
        <w:commentReference w:id="6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Ese tipo de actividad determina la prueba ilícita, y puede identificarse como un elemento relevante, aunque no suficiente para que resulte aquella, pues para que se declare una prueba ilícita también deberán darse otros elementos como la violación de normas jurídicas, entre otros.</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mientras se lleva a cabo esa actividad de recabo de pruebas es que se suelen vulnerar determinadas normas jurídicas. Por ejemplo, cuando se entra a un domicilio sin autorización judicial</w:t>
      </w:r>
      <w:sdt>
        <w:sdtPr>
          <w:id w:val="-2117928760"/>
          <w:tag w:val="goog_rdk_433"/>
        </w:sdtPr>
        <w:sdtContent>
          <w:ins w:author="Jordi Ferrer Beltran" w:id="223" w:date="2025-09-02T03:33:00Z">
            <w:r w:rsidDel="00000000" w:rsidR="00000000" w:rsidRPr="00000000">
              <w:rPr>
                <w:rFonts w:ascii="Times New Roman" w:cs="Times New Roman" w:eastAsia="Times New Roman" w:hAnsi="Times New Roman"/>
                <w:sz w:val="24"/>
                <w:szCs w:val="24"/>
                <w:rtl w:val="0"/>
              </w:rPr>
              <w:t xml:space="preserve"> ni permiso de quien mora en él</w:t>
            </w:r>
          </w:ins>
        </w:sdtContent>
      </w:sdt>
      <w:r w:rsidDel="00000000" w:rsidR="00000000" w:rsidRPr="00000000">
        <w:rPr>
          <w:rFonts w:ascii="Times New Roman" w:cs="Times New Roman" w:eastAsia="Times New Roman" w:hAnsi="Times New Roman"/>
          <w:sz w:val="24"/>
          <w:szCs w:val="24"/>
          <w:rtl w:val="0"/>
        </w:rPr>
        <w:t xml:space="preserve"> y se realiza un registro en el que se incautan documentos, ordenadores y drogas. En ese marco se puede observar que la actividad de registrar el domicilio e incautar pruebas se lleva a cabo a través de la violación del derecho fundamental de la inviolabilidad del domicilio o el derecho a la intimidad. </w:t>
      </w:r>
      <w:sdt>
        <w:sdtPr>
          <w:id w:val="1942160867"/>
          <w:tag w:val="goog_rdk_434"/>
        </w:sdtPr>
        <w:sdtContent>
          <w:commentRangeStart w:id="63"/>
        </w:sdtContent>
      </w:sdt>
      <w:r w:rsidDel="00000000" w:rsidR="00000000" w:rsidRPr="00000000">
        <w:rPr>
          <w:rFonts w:ascii="Times New Roman" w:cs="Times New Roman" w:eastAsia="Times New Roman" w:hAnsi="Times New Roman"/>
          <w:sz w:val="24"/>
          <w:szCs w:val="24"/>
          <w:rtl w:val="0"/>
        </w:rPr>
        <w:t xml:space="preserve">Por tanto, la actividad que sirve de presupuesto inicial y que da lugar al resto de acciones es la de recaudar pruebas. </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Teniendo en cuenta ese presupuesto base</w:t>
      </w:r>
      <w:sdt>
        <w:sdtPr>
          <w:id w:val="1685216999"/>
          <w:tag w:val="goog_rdk_435"/>
        </w:sdtPr>
        <w:sdtContent>
          <w:ins w:author="Jordi Ferrer Beltran" w:id="224" w:date="2025-09-02T03:35: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el paso que corresponde es enfocarse en el análisis de cada uno de los elementos de la figura de la prueba ilícita, a partir de la descripción de las principales posturas doctrinales emitidas al respecto. Con ello se pretende identificar patrones de pensamiento sobre el concepto de prueba ilícita, que son comunes en esa determinada comunidad profesional; luego, identificar un conjunto de premisas que suelen no ser explicitadas y, muchas veces, no necesariamente bien comprendidas. El propósito, de esta manera, es reformular las definiciones usualmente adoptadas de forma más clara y precisa.</w: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sdt>
        <w:sdtPr>
          <w:id w:val="-1715965475"/>
          <w:tag w:val="goog_rdk_436"/>
        </w:sdtPr>
        <w:sdtContent>
          <w:commentRangeStart w:id="64"/>
        </w:sdtContent>
      </w:sdt>
      <w:r w:rsidDel="00000000" w:rsidR="00000000" w:rsidRPr="00000000">
        <w:rPr>
          <w:rFonts w:ascii="Times New Roman" w:cs="Times New Roman" w:eastAsia="Times New Roman" w:hAnsi="Times New Roman"/>
          <w:sz w:val="24"/>
          <w:szCs w:val="24"/>
          <w:rtl w:val="0"/>
        </w:rPr>
        <w:t xml:space="preserve">Tal como se ha explicado antes, en la doctrina se pueden </w:t>
      </w:r>
      <w:sdt>
        <w:sdtPr>
          <w:id w:val="247354531"/>
          <w:tag w:val="goog_rdk_437"/>
        </w:sdtPr>
        <w:sdtContent>
          <w:del w:author="Jordi Ferrer Beltran" w:id="225" w:date="2025-09-02T03:35:00Z">
            <w:r w:rsidDel="00000000" w:rsidR="00000000" w:rsidRPr="00000000">
              <w:rPr>
                <w:rFonts w:ascii="Times New Roman" w:cs="Times New Roman" w:eastAsia="Times New Roman" w:hAnsi="Times New Roman"/>
                <w:sz w:val="24"/>
                <w:szCs w:val="24"/>
                <w:rtl w:val="0"/>
              </w:rPr>
              <w:delText xml:space="preserve">notar </w:delText>
            </w:r>
          </w:del>
        </w:sdtContent>
      </w:sdt>
      <w:sdt>
        <w:sdtPr>
          <w:id w:val="483674536"/>
          <w:tag w:val="goog_rdk_438"/>
        </w:sdtPr>
        <w:sdtContent>
          <w:ins w:author="Jordi Ferrer Beltran" w:id="225" w:date="2025-09-02T03:35:00Z">
            <w:r w:rsidDel="00000000" w:rsidR="00000000" w:rsidRPr="00000000">
              <w:rPr>
                <w:rFonts w:ascii="Times New Roman" w:cs="Times New Roman" w:eastAsia="Times New Roman" w:hAnsi="Times New Roman"/>
                <w:sz w:val="24"/>
                <w:szCs w:val="24"/>
                <w:rtl w:val="0"/>
              </w:rPr>
              <w:t xml:space="preserve">encontrar </w:t>
            </w:r>
          </w:ins>
        </w:sdtContent>
      </w:sdt>
      <w:r w:rsidDel="00000000" w:rsidR="00000000" w:rsidRPr="00000000">
        <w:rPr>
          <w:rFonts w:ascii="Times New Roman" w:cs="Times New Roman" w:eastAsia="Times New Roman" w:hAnsi="Times New Roman"/>
          <w:sz w:val="24"/>
          <w:szCs w:val="24"/>
          <w:rtl w:val="0"/>
        </w:rPr>
        <w:t xml:space="preserve">dos maneras de entender qué es la prueba ilícita cuando se afirma que es aquella obtenida y/o practicada con: A) violación de derechos fundamentales, o B) la vulneración de normas del ordenamiento jurídico. </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concepción es sostenida por autores que señalan como prueba ilícita aquella que ha sido obtenida y/o practicada violando derechos fundamentales</w:t>
      </w:r>
      <w:r w:rsidDel="00000000" w:rsidR="00000000" w:rsidRPr="00000000">
        <w:rPr>
          <w:rFonts w:ascii="Times New Roman" w:cs="Times New Roman" w:eastAsia="Times New Roman" w:hAnsi="Times New Roman"/>
          <w:sz w:val="24"/>
          <w:szCs w:val="24"/>
          <w:vertAlign w:val="superscript"/>
        </w:rPr>
        <w:footnoteReference w:customMarkFollows="0" w:id="115"/>
      </w:r>
      <w:r w:rsidDel="00000000" w:rsidR="00000000" w:rsidRPr="00000000">
        <w:rPr>
          <w:rFonts w:ascii="Times New Roman" w:cs="Times New Roman" w:eastAsia="Times New Roman" w:hAnsi="Times New Roman"/>
          <w:sz w:val="24"/>
          <w:szCs w:val="24"/>
          <w:rtl w:val="0"/>
        </w:rPr>
        <w:t xml:space="preserve">. Esta posición se sustenta en dos argumentos centrales: el primero, referido a la defensa del ideal del Estado democrático de derecho, con la idea de que esos derechos son un elemento esencial en su ejercicio. Por ende, la prueba que haya derivado de actuaciones contrarias a dichos derechos debe</w:t>
      </w:r>
      <w:sdt>
        <w:sdtPr>
          <w:id w:val="614222178"/>
          <w:tag w:val="goog_rdk_439"/>
        </w:sdtPr>
        <w:sdtContent>
          <w:ins w:author="Jordi Ferrer Beltran" w:id="226" w:date="2025-09-02T03:38:00Z">
            <w:r w:rsidDel="00000000" w:rsidR="00000000" w:rsidRPr="00000000">
              <w:rPr>
                <w:rFonts w:ascii="Times New Roman" w:cs="Times New Roman" w:eastAsia="Times New Roman" w:hAnsi="Times New Roman"/>
                <w:sz w:val="24"/>
                <w:szCs w:val="24"/>
                <w:rtl w:val="0"/>
              </w:rPr>
              <w:t xml:space="preserve">ría</w:t>
            </w:r>
          </w:ins>
        </w:sdtContent>
      </w:sdt>
      <w:r w:rsidDel="00000000" w:rsidR="00000000" w:rsidRPr="00000000">
        <w:rPr>
          <w:rFonts w:ascii="Times New Roman" w:cs="Times New Roman" w:eastAsia="Times New Roman" w:hAnsi="Times New Roman"/>
          <w:sz w:val="24"/>
          <w:szCs w:val="24"/>
          <w:rtl w:val="0"/>
        </w:rPr>
        <w:t xml:space="preserve"> ser excluida</w:t>
      </w:r>
      <w:sdt>
        <w:sdtPr>
          <w:id w:val="1864521259"/>
          <w:tag w:val="goog_rdk_440"/>
        </w:sdtPr>
        <w:sdtContent>
          <w:commentRangeStart w:id="65"/>
        </w:sdtContent>
      </w:sdt>
      <w:r w:rsidDel="00000000" w:rsidR="00000000" w:rsidRPr="00000000">
        <w:rPr>
          <w:rFonts w:ascii="Times New Roman" w:cs="Times New Roman" w:eastAsia="Times New Roman" w:hAnsi="Times New Roman"/>
          <w:sz w:val="24"/>
          <w:szCs w:val="24"/>
          <w:vertAlign w:val="superscript"/>
        </w:rPr>
        <w:footnoteReference w:customMarkFollows="0" w:id="116"/>
      </w:r>
      <w:commentRangeEnd w:id="65"/>
      <w:r w:rsidDel="00000000" w:rsidR="00000000" w:rsidRPr="00000000">
        <w:commentReference w:id="6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sdt>
        <w:sdtPr>
          <w:id w:val="1101356317"/>
          <w:tag w:val="goog_rdk_441"/>
        </w:sdtPr>
        <w:sdtContent>
          <w:commentRangeStart w:id="66"/>
        </w:sdtContent>
      </w:sdt>
      <w:r w:rsidDel="00000000" w:rsidR="00000000" w:rsidRPr="00000000">
        <w:rPr>
          <w:rFonts w:ascii="Times New Roman" w:cs="Times New Roman" w:eastAsia="Times New Roman" w:hAnsi="Times New Roman"/>
          <w:sz w:val="24"/>
          <w:szCs w:val="24"/>
          <w:rtl w:val="0"/>
        </w:rPr>
        <w:t xml:space="preserve">El segundo argumento plantea que la prueba ilícita resulta así bajo el fundamento del derecho a utilizar los medios probatorios pertinentes para la defensa y, en su virtud, se ignoran las garantías procesales y se introduce desigualdad entre las partes, lo cual imposibilita que se pueda considerar pertinente una prueba así obtenida</w:t>
      </w:r>
      <w:r w:rsidDel="00000000" w:rsidR="00000000" w:rsidRPr="00000000">
        <w:rPr>
          <w:rFonts w:ascii="Times New Roman" w:cs="Times New Roman" w:eastAsia="Times New Roman" w:hAnsi="Times New Roman"/>
          <w:sz w:val="24"/>
          <w:szCs w:val="24"/>
          <w:vertAlign w:val="superscript"/>
        </w:rPr>
        <w:footnoteReference w:customMarkFollows="0" w:id="117"/>
      </w:r>
      <w:r w:rsidDel="00000000" w:rsidR="00000000" w:rsidRPr="00000000">
        <w:rPr>
          <w:rFonts w:ascii="Times New Roman" w:cs="Times New Roman" w:eastAsia="Times New Roman" w:hAnsi="Times New Roman"/>
          <w:sz w:val="24"/>
          <w:szCs w:val="24"/>
          <w:rtl w:val="0"/>
        </w:rPr>
        <w:t xml:space="preserve">.</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sdt>
        <w:sdtPr>
          <w:id w:val="1087592047"/>
          <w:tag w:val="goog_rdk_442"/>
        </w:sdtPr>
        <w:sdtContent>
          <w:commentRangeStart w:id="67"/>
        </w:sdtContent>
      </w:sdt>
      <w:r w:rsidDel="00000000" w:rsidR="00000000" w:rsidRPr="00000000">
        <w:rPr>
          <w:rFonts w:ascii="Times New Roman" w:cs="Times New Roman" w:eastAsia="Times New Roman" w:hAnsi="Times New Roman"/>
          <w:sz w:val="24"/>
          <w:szCs w:val="24"/>
          <w:rtl w:val="0"/>
        </w:rPr>
        <w:t xml:space="preserve">El punto central de ese argumento es que el derecho a utilizar pruebas pertinentes para la defensa hace que se deba rechazar la prueba ilícita</w:t>
      </w:r>
      <w:commentRangeEnd w:id="67"/>
      <w:r w:rsidDel="00000000" w:rsidR="00000000" w:rsidRPr="00000000">
        <w:commentReference w:id="67"/>
      </w:r>
      <w:r w:rsidDel="00000000" w:rsidR="00000000" w:rsidRPr="00000000">
        <w:rPr>
          <w:rFonts w:ascii="Times New Roman" w:cs="Times New Roman" w:eastAsia="Times New Roman" w:hAnsi="Times New Roman"/>
          <w:sz w:val="24"/>
          <w:szCs w:val="24"/>
          <w:rtl w:val="0"/>
        </w:rPr>
        <w:t xml:space="preserve">. Para estos autores no se valorarán como pertinentes aquellas pruebas que hayan sido obtenidas y/o practicadas mediante actos que violen derechos fundamentales, </w:t>
      </w:r>
      <w:sdt>
        <w:sdtPr>
          <w:id w:val="151361442"/>
          <w:tag w:val="goog_rdk_443"/>
        </w:sdtPr>
        <w:sdtContent>
          <w:commentRangeStart w:id="68"/>
        </w:sdtContent>
      </w:sdt>
      <w:r w:rsidDel="00000000" w:rsidR="00000000" w:rsidRPr="00000000">
        <w:rPr>
          <w:rFonts w:ascii="Times New Roman" w:cs="Times New Roman" w:eastAsia="Times New Roman" w:hAnsi="Times New Roman"/>
          <w:sz w:val="24"/>
          <w:szCs w:val="24"/>
          <w:rtl w:val="0"/>
        </w:rPr>
        <w:t xml:space="preserve">porque estos han pasado por alto las garantías procesales</w:t>
      </w:r>
      <w:commentRangeEnd w:id="68"/>
      <w:r w:rsidDel="00000000" w:rsidR="00000000" w:rsidRPr="00000000">
        <w:commentReference w:id="68"/>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concepción es sostenida por autores que definen la prueba ilícita como la resultante de la vulneración de normas del ordenamiento jurídico</w:t>
      </w:r>
      <w:r w:rsidDel="00000000" w:rsidR="00000000" w:rsidRPr="00000000">
        <w:rPr>
          <w:rFonts w:ascii="Times New Roman" w:cs="Times New Roman" w:eastAsia="Times New Roman" w:hAnsi="Times New Roman"/>
          <w:sz w:val="24"/>
          <w:szCs w:val="24"/>
          <w:vertAlign w:val="superscript"/>
        </w:rPr>
        <w:footnoteReference w:customMarkFollows="0" w:id="118"/>
      </w:r>
      <w:r w:rsidDel="00000000" w:rsidR="00000000" w:rsidRPr="00000000">
        <w:rPr>
          <w:rFonts w:ascii="Times New Roman" w:cs="Times New Roman" w:eastAsia="Times New Roman" w:hAnsi="Times New Roman"/>
          <w:sz w:val="24"/>
          <w:szCs w:val="24"/>
          <w:rtl w:val="0"/>
        </w:rPr>
        <w:t xml:space="preserve">. Dichos autores </w:t>
      </w:r>
      <w:sdt>
        <w:sdtPr>
          <w:id w:val="-1157751936"/>
          <w:tag w:val="goog_rdk_444"/>
        </w:sdtPr>
        <w:sdtContent>
          <w:del w:author="Jordi Ferrer Beltran" w:id="227" w:date="2025-09-08T00:22:00Z">
            <w:r w:rsidDel="00000000" w:rsidR="00000000" w:rsidRPr="00000000">
              <w:rPr>
                <w:rFonts w:ascii="Times New Roman" w:cs="Times New Roman" w:eastAsia="Times New Roman" w:hAnsi="Times New Roman"/>
                <w:sz w:val="24"/>
                <w:szCs w:val="24"/>
                <w:rtl w:val="0"/>
              </w:rPr>
              <w:delText xml:space="preserve">tienen en cuenta</w:delText>
            </w:r>
          </w:del>
        </w:sdtContent>
      </w:sdt>
      <w:sdt>
        <w:sdtPr>
          <w:id w:val="2137081778"/>
          <w:tag w:val="goog_rdk_445"/>
        </w:sdtPr>
        <w:sdtContent>
          <w:ins w:author="Jordi Ferrer Beltran" w:id="227" w:date="2025-09-08T00:22:00Z">
            <w:r w:rsidDel="00000000" w:rsidR="00000000" w:rsidRPr="00000000">
              <w:rPr>
                <w:rFonts w:ascii="Times New Roman" w:cs="Times New Roman" w:eastAsia="Times New Roman" w:hAnsi="Times New Roman"/>
                <w:sz w:val="24"/>
                <w:szCs w:val="24"/>
                <w:rtl w:val="0"/>
              </w:rPr>
              <w:t xml:space="preserve">adoptan</w:t>
            </w:r>
          </w:ins>
        </w:sdtContent>
      </w:sdt>
      <w:r w:rsidDel="00000000" w:rsidR="00000000" w:rsidRPr="00000000">
        <w:rPr>
          <w:rFonts w:ascii="Times New Roman" w:cs="Times New Roman" w:eastAsia="Times New Roman" w:hAnsi="Times New Roman"/>
          <w:sz w:val="24"/>
          <w:szCs w:val="24"/>
          <w:rtl w:val="0"/>
        </w:rPr>
        <w:t xml:space="preserve"> un concepto de ilicitud único para el orden jurídico en general, es decir, entienden que un acto es ilícito si su realización ha sido contraria a derecho, con independencia del rango o tipo de la norma violada. En este sentido, una prueba </w:t>
      </w:r>
      <w:sdt>
        <w:sdtPr>
          <w:id w:val="-974541737"/>
          <w:tag w:val="goog_rdk_446"/>
        </w:sdtPr>
        <w:sdtContent>
          <w:ins w:author="Jordi Ferrer Beltran" w:id="228" w:date="2025-09-08T00:24:00Z">
            <w:r w:rsidDel="00000000" w:rsidR="00000000" w:rsidRPr="00000000">
              <w:rPr>
                <w:rFonts w:ascii="Times New Roman" w:cs="Times New Roman" w:eastAsia="Times New Roman" w:hAnsi="Times New Roman"/>
                <w:sz w:val="24"/>
                <w:szCs w:val="24"/>
                <w:rtl w:val="0"/>
              </w:rPr>
              <w:t xml:space="preserve">sería</w:t>
            </w:r>
          </w:ins>
        </w:sdtContent>
      </w:sdt>
      <w:sdt>
        <w:sdtPr>
          <w:id w:val="1375915382"/>
          <w:tag w:val="goog_rdk_447"/>
        </w:sdtPr>
        <w:sdtContent>
          <w:del w:author="Jordi Ferrer Beltran" w:id="228" w:date="2025-09-08T00:24:00Z">
            <w:r w:rsidDel="00000000" w:rsidR="00000000" w:rsidRPr="00000000">
              <w:rPr>
                <w:rFonts w:ascii="Times New Roman" w:cs="Times New Roman" w:eastAsia="Times New Roman" w:hAnsi="Times New Roman"/>
                <w:sz w:val="24"/>
                <w:szCs w:val="24"/>
                <w:rtl w:val="0"/>
              </w:rPr>
              <w:delText xml:space="preserve">es</w:delText>
            </w:r>
          </w:del>
        </w:sdtContent>
      </w:sdt>
      <w:r w:rsidDel="00000000" w:rsidR="00000000" w:rsidRPr="00000000">
        <w:rPr>
          <w:rFonts w:ascii="Times New Roman" w:cs="Times New Roman" w:eastAsia="Times New Roman" w:hAnsi="Times New Roman"/>
          <w:sz w:val="24"/>
          <w:szCs w:val="24"/>
          <w:rtl w:val="0"/>
        </w:rPr>
        <w:t xml:space="preserve"> ilícita si ha sido obtenida y/o practicada con infracción de </w:t>
      </w:r>
      <w:sdt>
        <w:sdtPr>
          <w:id w:val="239487237"/>
          <w:tag w:val="goog_rdk_448"/>
        </w:sdtPr>
        <w:sdtContent>
          <w:ins w:author="Jordi Ferrer Beltran" w:id="229" w:date="2025-09-08T00:24:00Z">
            <w:r w:rsidDel="00000000" w:rsidR="00000000" w:rsidRPr="00000000">
              <w:rPr>
                <w:rFonts w:ascii="Times New Roman" w:cs="Times New Roman" w:eastAsia="Times New Roman" w:hAnsi="Times New Roman"/>
                <w:sz w:val="24"/>
                <w:szCs w:val="24"/>
                <w:rtl w:val="0"/>
              </w:rPr>
              <w:t xml:space="preserve">cualquier </w:t>
            </w:r>
          </w:ins>
        </w:sdtContent>
      </w:sdt>
      <w:r w:rsidDel="00000000" w:rsidR="00000000" w:rsidRPr="00000000">
        <w:rPr>
          <w:rFonts w:ascii="Times New Roman" w:cs="Times New Roman" w:eastAsia="Times New Roman" w:hAnsi="Times New Roman"/>
          <w:sz w:val="24"/>
          <w:szCs w:val="24"/>
          <w:rtl w:val="0"/>
        </w:rPr>
        <w:t xml:space="preserve">norma</w:t>
      </w:r>
      <w:sdt>
        <w:sdtPr>
          <w:id w:val="453203766"/>
          <w:tag w:val="goog_rdk_449"/>
        </w:sdtPr>
        <w:sdtContent>
          <w:del w:author="Jordi Ferrer Beltran" w:id="230" w:date="2025-09-08T00:24:00Z">
            <w:r w:rsidDel="00000000" w:rsidR="00000000" w:rsidRPr="00000000">
              <w:rPr>
                <w:rFonts w:ascii="Times New Roman" w:cs="Times New Roman" w:eastAsia="Times New Roman" w:hAnsi="Times New Roman"/>
                <w:sz w:val="24"/>
                <w:szCs w:val="24"/>
                <w:rtl w:val="0"/>
              </w:rPr>
              <w:delText xml:space="preserve">s</w:delText>
            </w:r>
          </w:del>
        </w:sdtContent>
      </w:sdt>
      <w:r w:rsidDel="00000000" w:rsidR="00000000" w:rsidRPr="00000000">
        <w:rPr>
          <w:rFonts w:ascii="Times New Roman" w:cs="Times New Roman" w:eastAsia="Times New Roman" w:hAnsi="Times New Roman"/>
          <w:sz w:val="24"/>
          <w:szCs w:val="24"/>
          <w:rtl w:val="0"/>
        </w:rPr>
        <w:t xml:space="preserve"> del ordenamiento jurídico</w:t>
      </w:r>
      <w:sdt>
        <w:sdtPr>
          <w:id w:val="-1296728195"/>
          <w:tag w:val="goog_rdk_450"/>
        </w:sdtPr>
        <w:sdtContent>
          <w:commentRangeStart w:id="69"/>
        </w:sdtContent>
      </w:sdt>
      <w:r w:rsidDel="00000000" w:rsidR="00000000" w:rsidRPr="00000000">
        <w:rPr>
          <w:rFonts w:ascii="Times New Roman" w:cs="Times New Roman" w:eastAsia="Times New Roman" w:hAnsi="Times New Roman"/>
          <w:sz w:val="24"/>
          <w:szCs w:val="24"/>
          <w:vertAlign w:val="superscript"/>
        </w:rPr>
        <w:footnoteReference w:customMarkFollows="0" w:id="119"/>
      </w:r>
      <w:commentRangeEnd w:id="69"/>
      <w:r w:rsidDel="00000000" w:rsidR="00000000" w:rsidRPr="00000000">
        <w:commentReference w:id="69"/>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tienen en común estas concepciones? Los puntos en común entre ambas son: i) definen la prueba ilícita y proponen cómo regularla; y, ii) </w:t>
      </w:r>
      <w:sdt>
        <w:sdtPr>
          <w:id w:val="-1673179161"/>
          <w:tag w:val="goog_rdk_451"/>
        </w:sdtPr>
        <w:sdtContent>
          <w:commentRangeStart w:id="70"/>
        </w:sdtContent>
      </w:sdt>
      <w:r w:rsidDel="00000000" w:rsidR="00000000" w:rsidRPr="00000000">
        <w:rPr>
          <w:rFonts w:ascii="Times New Roman" w:cs="Times New Roman" w:eastAsia="Times New Roman" w:hAnsi="Times New Roman"/>
          <w:sz w:val="24"/>
          <w:szCs w:val="24"/>
          <w:rtl w:val="0"/>
        </w:rPr>
        <w:t xml:space="preserve">se refieren a la prueba ilícita como resultado de la vulneración de normas</w:t>
      </w:r>
      <w:commentRangeEnd w:id="70"/>
      <w:r w:rsidDel="00000000" w:rsidR="00000000" w:rsidRPr="00000000">
        <w:commentReference w:id="7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concepciones se debaten sobre cuál es el modo más adecuado de entender la prueba ilícita. Tanto para los que defienden la primera concepción como para los que defienden la segunda, el punto crucial es el propio concepto de prueba ilícita, </w:t>
      </w:r>
      <w:sdt>
        <w:sdtPr>
          <w:id w:val="-161503512"/>
          <w:tag w:val="goog_rdk_452"/>
        </w:sdtPr>
        <w:sdtContent>
          <w:del w:author="Jordi Ferrer Beltran" w:id="231" w:date="2025-09-08T00:31:00Z">
            <w:r w:rsidDel="00000000" w:rsidR="00000000" w:rsidRPr="00000000">
              <w:rPr>
                <w:rFonts w:ascii="Times New Roman" w:cs="Times New Roman" w:eastAsia="Times New Roman" w:hAnsi="Times New Roman"/>
                <w:sz w:val="24"/>
                <w:szCs w:val="24"/>
                <w:rtl w:val="0"/>
              </w:rPr>
              <w:delText xml:space="preserve">a partir de una asunción casi generalizada de </w:delText>
            </w:r>
          </w:del>
        </w:sdtContent>
      </w:sdt>
      <w:sdt>
        <w:sdtPr>
          <w:id w:val="-348157818"/>
          <w:tag w:val="goog_rdk_453"/>
        </w:sdtPr>
        <w:sdtContent>
          <w:ins w:author="Jordi Ferrer Beltran" w:id="231" w:date="2025-09-08T00:31:00Z">
            <w:r w:rsidDel="00000000" w:rsidR="00000000" w:rsidRPr="00000000">
              <w:rPr>
                <w:rFonts w:ascii="Times New Roman" w:cs="Times New Roman" w:eastAsia="Times New Roman" w:hAnsi="Times New Roman"/>
                <w:sz w:val="24"/>
                <w:szCs w:val="24"/>
                <w:rtl w:val="0"/>
              </w:rPr>
              <w:t xml:space="preserve">dando por descontado que la ilicitud debe conducir a la </w:t>
            </w:r>
          </w:ins>
        </w:sdtContent>
      </w:sdt>
      <w:sdt>
        <w:sdtPr>
          <w:id w:val="-128485832"/>
          <w:tag w:val="goog_rdk_454"/>
        </w:sdtPr>
        <w:sdtContent>
          <w:del w:author="Jordi Ferrer Beltran" w:id="232" w:date="2025-09-08T00:31:00Z">
            <w:r w:rsidDel="00000000" w:rsidR="00000000" w:rsidRPr="00000000">
              <w:rPr>
                <w:rFonts w:ascii="Times New Roman" w:cs="Times New Roman" w:eastAsia="Times New Roman" w:hAnsi="Times New Roman"/>
                <w:sz w:val="24"/>
                <w:szCs w:val="24"/>
                <w:rtl w:val="0"/>
              </w:rPr>
              <w:delText xml:space="preserve">su </w:delText>
            </w:r>
          </w:del>
        </w:sdtContent>
      </w:sdt>
      <w:r w:rsidDel="00000000" w:rsidR="00000000" w:rsidRPr="00000000">
        <w:rPr>
          <w:rFonts w:ascii="Times New Roman" w:cs="Times New Roman" w:eastAsia="Times New Roman" w:hAnsi="Times New Roman"/>
          <w:sz w:val="24"/>
          <w:szCs w:val="24"/>
          <w:rtl w:val="0"/>
        </w:rPr>
        <w:t xml:space="preserve">exclusión</w:t>
      </w:r>
      <w:sdt>
        <w:sdtPr>
          <w:id w:val="2047105802"/>
          <w:tag w:val="goog_rdk_455"/>
        </w:sdtPr>
        <w:sdtContent>
          <w:ins w:author="Jordi Ferrer Beltran" w:id="233" w:date="2025-09-08T00:31:00Z">
            <w:r w:rsidDel="00000000" w:rsidR="00000000" w:rsidRPr="00000000">
              <w:rPr>
                <w:rFonts w:ascii="Times New Roman" w:cs="Times New Roman" w:eastAsia="Times New Roman" w:hAnsi="Times New Roman"/>
                <w:sz w:val="24"/>
                <w:szCs w:val="24"/>
                <w:rtl w:val="0"/>
              </w:rPr>
              <w:t xml:space="preserve"> de la prueba</w:t>
            </w:r>
          </w:ins>
        </w:sdtContent>
      </w:sdt>
      <w:r w:rsidDel="00000000" w:rsidR="00000000" w:rsidRPr="00000000">
        <w:rPr>
          <w:rFonts w:ascii="Times New Roman" w:cs="Times New Roman" w:eastAsia="Times New Roman" w:hAnsi="Times New Roman"/>
          <w:sz w:val="24"/>
          <w:szCs w:val="24"/>
          <w:rtl w:val="0"/>
        </w:rPr>
        <w:t xml:space="preserve">. De ahí que cuando se observan ejemplos en norma</w:t>
      </w:r>
      <w:sdt>
        <w:sdtPr>
          <w:id w:val="410158840"/>
          <w:tag w:val="goog_rdk_456"/>
        </w:sdtPr>
        <w:sdtContent>
          <w:ins w:author="Jordi Ferrer Beltran" w:id="234" w:date="2025-09-08T00:32:00Z">
            <w:r w:rsidDel="00000000" w:rsidR="00000000" w:rsidRPr="00000000">
              <w:rPr>
                <w:rFonts w:ascii="Times New Roman" w:cs="Times New Roman" w:eastAsia="Times New Roman" w:hAnsi="Times New Roman"/>
                <w:sz w:val="24"/>
                <w:szCs w:val="24"/>
                <w:rtl w:val="0"/>
              </w:rPr>
              <w:t xml:space="preserve">s</w:t>
            </w:r>
          </w:ins>
        </w:sdtContent>
      </w:sdt>
      <w:sdt>
        <w:sdtPr>
          <w:id w:val="786452366"/>
          <w:tag w:val="goog_rdk_457"/>
        </w:sdtPr>
        <w:sdtContent>
          <w:del w:author="Jordi Ferrer Beltran" w:id="234" w:date="2025-09-08T00:32:00Z">
            <w:r w:rsidDel="00000000" w:rsidR="00000000" w:rsidRPr="00000000">
              <w:rPr>
                <w:rFonts w:ascii="Times New Roman" w:cs="Times New Roman" w:eastAsia="Times New Roman" w:hAnsi="Times New Roman"/>
                <w:sz w:val="24"/>
                <w:szCs w:val="24"/>
                <w:rtl w:val="0"/>
              </w:rPr>
              <w:delText xml:space="preserve">tivas</w:delText>
            </w:r>
          </w:del>
        </w:sdtContent>
      </w:sdt>
      <w:r w:rsidDel="00000000" w:rsidR="00000000" w:rsidRPr="00000000">
        <w:rPr>
          <w:rFonts w:ascii="Times New Roman" w:cs="Times New Roman" w:eastAsia="Times New Roman" w:hAnsi="Times New Roman"/>
          <w:sz w:val="24"/>
          <w:szCs w:val="24"/>
          <w:rtl w:val="0"/>
        </w:rPr>
        <w:t xml:space="preserve"> de una rama u otra del derecho, lo primero que se </w:t>
      </w:r>
      <w:sdt>
        <w:sdtPr>
          <w:id w:val="1531444184"/>
          <w:tag w:val="goog_rdk_458"/>
        </w:sdtPr>
        <w:sdtContent>
          <w:del w:author="Jordi Ferrer Beltran" w:id="235" w:date="2025-09-08T00:32:00Z">
            <w:r w:rsidDel="00000000" w:rsidR="00000000" w:rsidRPr="00000000">
              <w:rPr>
                <w:rFonts w:ascii="Times New Roman" w:cs="Times New Roman" w:eastAsia="Times New Roman" w:hAnsi="Times New Roman"/>
                <w:sz w:val="24"/>
                <w:szCs w:val="24"/>
                <w:rtl w:val="0"/>
              </w:rPr>
              <w:delText xml:space="preserve">denota </w:delText>
            </w:r>
          </w:del>
        </w:sdtContent>
      </w:sdt>
      <w:sdt>
        <w:sdtPr>
          <w:id w:val="2006975795"/>
          <w:tag w:val="goog_rdk_459"/>
        </w:sdtPr>
        <w:sdtContent>
          <w:ins w:author="Jordi Ferrer Beltran" w:id="235" w:date="2025-09-08T00:32:00Z">
            <w:r w:rsidDel="00000000" w:rsidR="00000000" w:rsidRPr="00000000">
              <w:rPr>
                <w:rFonts w:ascii="Times New Roman" w:cs="Times New Roman" w:eastAsia="Times New Roman" w:hAnsi="Times New Roman"/>
                <w:sz w:val="24"/>
                <w:szCs w:val="24"/>
                <w:rtl w:val="0"/>
              </w:rPr>
              <w:t xml:space="preserve">encuentra </w:t>
            </w:r>
          </w:ins>
        </w:sdtContent>
      </w:sdt>
      <w:r w:rsidDel="00000000" w:rsidR="00000000" w:rsidRPr="00000000">
        <w:rPr>
          <w:rFonts w:ascii="Times New Roman" w:cs="Times New Roman" w:eastAsia="Times New Roman" w:hAnsi="Times New Roman"/>
          <w:sz w:val="24"/>
          <w:szCs w:val="24"/>
          <w:rtl w:val="0"/>
        </w:rPr>
        <w:t xml:space="preserve">es un enunciado de tipo «debe excluirse aquella prueba que (…)»</w:t>
      </w:r>
      <w:sdt>
        <w:sdtPr>
          <w:id w:val="645176804"/>
          <w:tag w:val="goog_rdk_460"/>
        </w:sdtPr>
        <w:sdtContent>
          <w:commentRangeStart w:id="71"/>
        </w:sdtContent>
      </w:sdt>
      <w:r w:rsidDel="00000000" w:rsidR="00000000" w:rsidRPr="00000000">
        <w:rPr>
          <w:rFonts w:ascii="Times New Roman" w:cs="Times New Roman" w:eastAsia="Times New Roman" w:hAnsi="Times New Roman"/>
          <w:sz w:val="24"/>
          <w:szCs w:val="24"/>
          <w:vertAlign w:val="superscript"/>
        </w:rPr>
        <w:footnoteReference w:customMarkFollows="0" w:id="120"/>
      </w:r>
      <w:commentRangeEnd w:id="71"/>
      <w:r w:rsidDel="00000000" w:rsidR="00000000" w:rsidRPr="00000000">
        <w:commentReference w:id="7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efecto, ambas concepciones explican la prueba ilícita como resultante de la vulneración de normas (</w:t>
      </w:r>
      <w:sdt>
        <w:sdtPr>
          <w:id w:val="-1606065539"/>
          <w:tag w:val="goog_rdk_461"/>
        </w:sdtPr>
        <w:sdtContent>
          <w:commentRangeStart w:id="72"/>
        </w:sdtContent>
      </w:sdt>
      <w:r w:rsidDel="00000000" w:rsidR="00000000" w:rsidRPr="00000000">
        <w:rPr>
          <w:rFonts w:ascii="Times New Roman" w:cs="Times New Roman" w:eastAsia="Times New Roman" w:hAnsi="Times New Roman"/>
          <w:sz w:val="24"/>
          <w:szCs w:val="24"/>
          <w:rtl w:val="0"/>
        </w:rPr>
        <w:t xml:space="preserve">de uno u otro tipo, pero normas). </w:t>
      </w:r>
      <w:commentRangeEnd w:id="72"/>
      <w:r w:rsidDel="00000000" w:rsidR="00000000" w:rsidRPr="00000000">
        <w:commentReference w:id="72"/>
      </w:r>
      <w:r w:rsidDel="00000000" w:rsidR="00000000" w:rsidRPr="00000000">
        <w:rPr>
          <w:rFonts w:ascii="Times New Roman" w:cs="Times New Roman" w:eastAsia="Times New Roman" w:hAnsi="Times New Roman"/>
          <w:sz w:val="24"/>
          <w:szCs w:val="24"/>
          <w:rtl w:val="0"/>
        </w:rPr>
        <w:t xml:space="preserve">El punto que pareciera ser el más relevante es la determinación del tipo de normas cuyo quebranto, en la obtención o práctica de una prueba, conduce a la calificación de ilícita. </w:t>
      </w:r>
      <w:sdt>
        <w:sdtPr>
          <w:id w:val="374743165"/>
          <w:tag w:val="goog_rdk_462"/>
        </w:sdtPr>
        <w:sdtContent>
          <w:commentRangeStart w:id="73"/>
        </w:sdtContent>
      </w:sdt>
      <w:r w:rsidDel="00000000" w:rsidR="00000000" w:rsidRPr="00000000">
        <w:rPr>
          <w:rFonts w:ascii="Times New Roman" w:cs="Times New Roman" w:eastAsia="Times New Roman" w:hAnsi="Times New Roman"/>
          <w:sz w:val="24"/>
          <w:szCs w:val="24"/>
          <w:rtl w:val="0"/>
        </w:rPr>
        <w:t xml:space="preserve">Tanto en una concepción como en la otra se trata de vulneración de normas del ordenamiento jurídico, si se mira desde una óptica general. </w:t>
      </w:r>
      <w:commentRangeEnd w:id="73"/>
      <w:r w:rsidDel="00000000" w:rsidR="00000000" w:rsidRPr="00000000">
        <w:commentReference w:id="73"/>
      </w:r>
      <w:r w:rsidDel="00000000" w:rsidR="00000000" w:rsidRPr="00000000">
        <w:rPr>
          <w:rFonts w:ascii="Times New Roman" w:cs="Times New Roman" w:eastAsia="Times New Roman" w:hAnsi="Times New Roman"/>
          <w:sz w:val="24"/>
          <w:szCs w:val="24"/>
          <w:rtl w:val="0"/>
        </w:rPr>
        <w:t xml:space="preserve">La diferencia principal sería que en el caso de la primera concepción esta se refiere solamente a la violación de derechos fundamentales; mientras que la segunda va más allá, refiriéndose a vulneración de cualquier tipo de normas.</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dos nociones se está definiendo la prueba ilícita, pero, además, se está proponiendo cómo regularla. Por tanto, son discursos que combinan elementos conceptuales y elementos regulativos. Los conceptuales se refieren a los tipos de normas vulneradas para que el resultado sea una ilicitud, al presupuesto de partida sobre la «obtención y práctica», así como a la consecuencia de la exclusión (pues al parecer ambas concepciones aceptan el efecto excluyente de la </w:t>
      </w:r>
      <w:sdt>
        <w:sdtPr>
          <w:id w:val="451957650"/>
          <w:tag w:val="goog_rdk_463"/>
        </w:sdtPr>
        <w:sdtContent>
          <w:del w:author="Jordi Ferrer Beltran" w:id="236" w:date="2025-09-08T00:35:00Z">
            <w:r w:rsidDel="00000000" w:rsidR="00000000" w:rsidRPr="00000000">
              <w:rPr>
                <w:rFonts w:ascii="Times New Roman" w:cs="Times New Roman" w:eastAsia="Times New Roman" w:hAnsi="Times New Roman"/>
                <w:sz w:val="24"/>
                <w:szCs w:val="24"/>
                <w:rtl w:val="0"/>
              </w:rPr>
              <w:delText xml:space="preserve">prueba</w:delText>
            </w:r>
          </w:del>
        </w:sdtContent>
      </w:sdt>
      <w:sdt>
        <w:sdtPr>
          <w:id w:val="1566927494"/>
          <w:tag w:val="goog_rdk_464"/>
        </w:sdtPr>
        <w:sdtContent>
          <w:ins w:author="Jordi Ferrer Beltran" w:id="236" w:date="2025-09-08T00:35:00Z">
            <w:r w:rsidDel="00000000" w:rsidR="00000000" w:rsidRPr="00000000">
              <w:rPr>
                <w:rFonts w:ascii="Times New Roman" w:cs="Times New Roman" w:eastAsia="Times New Roman" w:hAnsi="Times New Roman"/>
                <w:sz w:val="24"/>
                <w:szCs w:val="24"/>
                <w:rtl w:val="0"/>
              </w:rPr>
              <w:t xml:space="preserve">ilicitud</w:t>
            </w:r>
          </w:ins>
        </w:sdtContent>
      </w:sdt>
      <w:r w:rsidDel="00000000" w:rsidR="00000000" w:rsidRPr="00000000">
        <w:rPr>
          <w:rFonts w:ascii="Times New Roman" w:cs="Times New Roman" w:eastAsia="Times New Roman" w:hAnsi="Times New Roman"/>
          <w:sz w:val="24"/>
          <w:szCs w:val="24"/>
          <w:rtl w:val="0"/>
        </w:rPr>
        <w:t xml:space="preserve">). Estos elementos, a su vez, son reconocidos por lo general en las normativas jurídicas como parte de la regulación o marco jurídico de la prueba ilícita.</w:t>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sdt>
        <w:sdtPr>
          <w:id w:val="-935356546"/>
          <w:tag w:val="goog_rdk_465"/>
        </w:sdtPr>
        <w:sdtContent>
          <w:commentRangeStart w:id="74"/>
        </w:sdtContent>
      </w:sdt>
      <w:r w:rsidDel="00000000" w:rsidR="00000000" w:rsidRPr="00000000">
        <w:rPr>
          <w:rFonts w:ascii="Times New Roman" w:cs="Times New Roman" w:eastAsia="Times New Roman" w:hAnsi="Times New Roman"/>
          <w:sz w:val="24"/>
          <w:szCs w:val="24"/>
          <w:rtl w:val="0"/>
        </w:rPr>
        <w:t xml:space="preserve">Los argumentos que sirven como sustento para estas posiciones describen una cuestión de tipo política con algún matiz normativo en medio</w:t>
      </w:r>
      <w:commentRangeEnd w:id="74"/>
      <w:r w:rsidDel="00000000" w:rsidR="00000000" w:rsidRPr="00000000">
        <w:commentReference w:id="74"/>
      </w:r>
      <w:r w:rsidDel="00000000" w:rsidR="00000000" w:rsidRPr="00000000">
        <w:rPr>
          <w:rFonts w:ascii="Times New Roman" w:cs="Times New Roman" w:eastAsia="Times New Roman" w:hAnsi="Times New Roman"/>
          <w:sz w:val="24"/>
          <w:szCs w:val="24"/>
          <w:rtl w:val="0"/>
        </w:rPr>
        <w:t xml:space="preserve">, en el entendido de que las explicaciones se centran en utilizar elementos tales como: a) el ideal del Estado democrático de derecho, b) la pertinencia de la prueba, y c) el concepto de ilicitud único para el orden jurídico en general</w:t>
      </w:r>
      <w:r w:rsidDel="00000000" w:rsidR="00000000" w:rsidRPr="00000000">
        <w:rPr>
          <w:rFonts w:ascii="Times New Roman" w:cs="Times New Roman" w:eastAsia="Times New Roman" w:hAnsi="Times New Roman"/>
          <w:sz w:val="24"/>
          <w:szCs w:val="24"/>
          <w:vertAlign w:val="superscript"/>
        </w:rPr>
        <w:footnoteReference w:customMarkFollows="0" w:id="12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sdt>
        <w:sdtPr>
          <w:id w:val="494012691"/>
          <w:tag w:val="goog_rdk_466"/>
        </w:sdtPr>
        <w:sdtContent>
          <w:commentRangeStart w:id="75"/>
        </w:sdtContent>
      </w:sdt>
      <w:r w:rsidDel="00000000" w:rsidR="00000000" w:rsidRPr="00000000">
        <w:rPr>
          <w:rFonts w:ascii="Times New Roman" w:cs="Times New Roman" w:eastAsia="Times New Roman" w:hAnsi="Times New Roman"/>
          <w:sz w:val="24"/>
          <w:szCs w:val="24"/>
          <w:rtl w:val="0"/>
        </w:rPr>
        <w:t xml:space="preserve">Un argumento que tenga como idea central el Estado democrático de derecho ya de por sí ostenta matices políticos, pues incorpora esa línea de pensamiento que defiende una manera de ver el funcionamiento de un sistema en este orden. En igual sentido, se añade la explicación de cómo los derechos fundamentales son parte importante e ineludible del ejercicio de dicho sistema, de modo que el argumento continúa demostrando ese rasgo evidentemente político.</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ello sin perder de vista que en el otro argumento referido a la pertinencia de la prueba (b) </w:t>
      </w:r>
      <w:sdt>
        <w:sdtPr>
          <w:id w:val="1622302849"/>
          <w:tag w:val="goog_rdk_467"/>
        </w:sdtPr>
        <w:sdtContent>
          <w:commentRangeStart w:id="76"/>
        </w:sdtContent>
      </w:sdt>
      <w:r w:rsidDel="00000000" w:rsidR="00000000" w:rsidRPr="00000000">
        <w:rPr>
          <w:rFonts w:ascii="Times New Roman" w:cs="Times New Roman" w:eastAsia="Times New Roman" w:hAnsi="Times New Roman"/>
          <w:sz w:val="24"/>
          <w:szCs w:val="24"/>
          <w:rtl w:val="0"/>
        </w:rPr>
        <w:t xml:space="preserve">subyace un corte más normativo</w:t>
      </w:r>
      <w:commentRangeEnd w:id="76"/>
      <w:r w:rsidDel="00000000" w:rsidR="00000000" w:rsidRPr="00000000">
        <w:commentReference w:id="76"/>
      </w:r>
      <w:r w:rsidDel="00000000" w:rsidR="00000000" w:rsidRPr="00000000">
        <w:rPr>
          <w:rFonts w:ascii="Times New Roman" w:cs="Times New Roman" w:eastAsia="Times New Roman" w:hAnsi="Times New Roman"/>
          <w:sz w:val="24"/>
          <w:szCs w:val="24"/>
          <w:rtl w:val="0"/>
        </w:rPr>
        <w:t xml:space="preserve">. Es decir, esta idea de la pertinencia se puede entender como parte de los filtros establecidos por la propia normatividad jurídica con el fin de admitir o no una prueba que, </w:t>
      </w:r>
      <w:sdt>
        <w:sdtPr>
          <w:id w:val="-360763271"/>
          <w:tag w:val="goog_rdk_468"/>
        </w:sdtPr>
        <w:sdtContent>
          <w:commentRangeStart w:id="77"/>
        </w:sdtContent>
      </w:sdt>
      <w:r w:rsidDel="00000000" w:rsidR="00000000" w:rsidRPr="00000000">
        <w:rPr>
          <w:rFonts w:ascii="Times New Roman" w:cs="Times New Roman" w:eastAsia="Times New Roman" w:hAnsi="Times New Roman"/>
          <w:sz w:val="24"/>
          <w:szCs w:val="24"/>
          <w:rtl w:val="0"/>
        </w:rPr>
        <w:t xml:space="preserve">en caso de romperse</w:t>
      </w:r>
      <w:commentRangeEnd w:id="77"/>
      <w:r w:rsidDel="00000000" w:rsidR="00000000" w:rsidRPr="00000000">
        <w:commentReference w:id="77"/>
      </w:r>
      <w:r w:rsidDel="00000000" w:rsidR="00000000" w:rsidRPr="00000000">
        <w:rPr>
          <w:rFonts w:ascii="Times New Roman" w:cs="Times New Roman" w:eastAsia="Times New Roman" w:hAnsi="Times New Roman"/>
          <w:sz w:val="24"/>
          <w:szCs w:val="24"/>
          <w:rtl w:val="0"/>
        </w:rPr>
        <w:t xml:space="preserve">, la prueba resultante se podría observar como que devino de una afectación al principio de igualdad de las partes y las garantías procesales.  </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siguiendo ese mismo matiz de carácter normativo, está la explicación que tiene como centro el concepto de ilicitud único para el orden jurídico en general (c). Los autores que </w:t>
      </w:r>
      <w:sdt>
        <w:sdtPr>
          <w:id w:val="-1730424684"/>
          <w:tag w:val="goog_rdk_469"/>
        </w:sdtPr>
        <w:sdtContent>
          <w:del w:author="Jordi Ferrer Beltran" w:id="237" w:date="2025-09-08T00:40:00Z">
            <w:r w:rsidDel="00000000" w:rsidR="00000000" w:rsidRPr="00000000">
              <w:rPr>
                <w:rFonts w:ascii="Times New Roman" w:cs="Times New Roman" w:eastAsia="Times New Roman" w:hAnsi="Times New Roman"/>
                <w:sz w:val="24"/>
                <w:szCs w:val="24"/>
                <w:rtl w:val="0"/>
              </w:rPr>
              <w:delText xml:space="preserve">detentan </w:delText>
            </w:r>
          </w:del>
        </w:sdtContent>
      </w:sdt>
      <w:sdt>
        <w:sdtPr>
          <w:id w:val="941944892"/>
          <w:tag w:val="goog_rdk_470"/>
        </w:sdtPr>
        <w:sdtContent>
          <w:ins w:author="Jordi Ferrer Beltran" w:id="237" w:date="2025-09-08T00:40:00Z">
            <w:r w:rsidDel="00000000" w:rsidR="00000000" w:rsidRPr="00000000">
              <w:rPr>
                <w:rFonts w:ascii="Times New Roman" w:cs="Times New Roman" w:eastAsia="Times New Roman" w:hAnsi="Times New Roman"/>
                <w:sz w:val="24"/>
                <w:szCs w:val="24"/>
                <w:rtl w:val="0"/>
              </w:rPr>
              <w:t xml:space="preserve">defienden </w:t>
            </w:r>
          </w:ins>
        </w:sdtContent>
      </w:sdt>
      <w:r w:rsidDel="00000000" w:rsidR="00000000" w:rsidRPr="00000000">
        <w:rPr>
          <w:rFonts w:ascii="Times New Roman" w:cs="Times New Roman" w:eastAsia="Times New Roman" w:hAnsi="Times New Roman"/>
          <w:sz w:val="24"/>
          <w:szCs w:val="24"/>
          <w:rtl w:val="0"/>
        </w:rPr>
        <w:t xml:space="preserve">esta posición conciben que un acto </w:t>
      </w:r>
      <w:sdt>
        <w:sdtPr>
          <w:id w:val="2009435462"/>
          <w:tag w:val="goog_rdk_471"/>
        </w:sdtPr>
        <w:sdtContent>
          <w:ins w:author="Jordi Ferrer Beltran" w:id="238" w:date="2025-09-08T00:40:00Z">
            <w:r w:rsidDel="00000000" w:rsidR="00000000" w:rsidRPr="00000000">
              <w:rPr>
                <w:rFonts w:ascii="Times New Roman" w:cs="Times New Roman" w:eastAsia="Times New Roman" w:hAnsi="Times New Roman"/>
                <w:sz w:val="24"/>
                <w:szCs w:val="24"/>
                <w:rtl w:val="0"/>
              </w:rPr>
              <w:t xml:space="preserve">es </w:t>
            </w:r>
          </w:ins>
        </w:sdtContent>
      </w:sdt>
      <w:r w:rsidDel="00000000" w:rsidR="00000000" w:rsidRPr="00000000">
        <w:rPr>
          <w:rFonts w:ascii="Times New Roman" w:cs="Times New Roman" w:eastAsia="Times New Roman" w:hAnsi="Times New Roman"/>
          <w:sz w:val="24"/>
          <w:szCs w:val="24"/>
          <w:rtl w:val="0"/>
        </w:rPr>
        <w:t xml:space="preserve">ilícito </w:t>
      </w:r>
      <w:sdt>
        <w:sdtPr>
          <w:id w:val="-882999873"/>
          <w:tag w:val="goog_rdk_472"/>
        </w:sdtPr>
        <w:sdtContent>
          <w:del w:author="Jordi Ferrer Beltran" w:id="239" w:date="2025-09-08T00:40:00Z">
            <w:r w:rsidDel="00000000" w:rsidR="00000000" w:rsidRPr="00000000">
              <w:rPr>
                <w:rFonts w:ascii="Times New Roman" w:cs="Times New Roman" w:eastAsia="Times New Roman" w:hAnsi="Times New Roman"/>
                <w:sz w:val="24"/>
                <w:szCs w:val="24"/>
                <w:rtl w:val="0"/>
              </w:rPr>
              <w:delText xml:space="preserve">expresa que</w:delText>
            </w:r>
          </w:del>
        </w:sdtContent>
      </w:sdt>
      <w:sdt>
        <w:sdtPr>
          <w:id w:val="418314362"/>
          <w:tag w:val="goog_rdk_473"/>
        </w:sdtPr>
        <w:sdtContent>
          <w:ins w:author="Jordi Ferrer Beltran" w:id="239" w:date="2025-09-08T00:40:00Z">
            <w:r w:rsidDel="00000000" w:rsidR="00000000" w:rsidRPr="00000000">
              <w:rPr>
                <w:rFonts w:ascii="Times New Roman" w:cs="Times New Roman" w:eastAsia="Times New Roman" w:hAnsi="Times New Roman"/>
                <w:sz w:val="24"/>
                <w:szCs w:val="24"/>
                <w:rtl w:val="0"/>
              </w:rPr>
              <w:t xml:space="preserve">si</w:t>
            </w:r>
          </w:ins>
        </w:sdtContent>
      </w:sdt>
      <w:r w:rsidDel="00000000" w:rsidR="00000000" w:rsidRPr="00000000">
        <w:rPr>
          <w:rFonts w:ascii="Times New Roman" w:cs="Times New Roman" w:eastAsia="Times New Roman" w:hAnsi="Times New Roman"/>
          <w:sz w:val="24"/>
          <w:szCs w:val="24"/>
          <w:rtl w:val="0"/>
        </w:rPr>
        <w:t xml:space="preserve"> su realización ha sido contraria a derecho. De modo que se explica la prueba ilícita como resultado de la vulneración de </w:t>
      </w:r>
      <w:sdt>
        <w:sdtPr>
          <w:id w:val="-2049395069"/>
          <w:tag w:val="goog_rdk_474"/>
        </w:sdtPr>
        <w:sdtContent>
          <w:ins w:author="Jordi Ferrer Beltran" w:id="240" w:date="2025-09-08T00:41:00Z">
            <w:r w:rsidDel="00000000" w:rsidR="00000000" w:rsidRPr="00000000">
              <w:rPr>
                <w:rFonts w:ascii="Times New Roman" w:cs="Times New Roman" w:eastAsia="Times New Roman" w:hAnsi="Times New Roman"/>
                <w:sz w:val="24"/>
                <w:szCs w:val="24"/>
                <w:rtl w:val="0"/>
              </w:rPr>
              <w:t xml:space="preserve">cualquier </w:t>
            </w:r>
          </w:ins>
        </w:sdtContent>
      </w:sdt>
      <w:r w:rsidDel="00000000" w:rsidR="00000000" w:rsidRPr="00000000">
        <w:rPr>
          <w:rFonts w:ascii="Times New Roman" w:cs="Times New Roman" w:eastAsia="Times New Roman" w:hAnsi="Times New Roman"/>
          <w:sz w:val="24"/>
          <w:szCs w:val="24"/>
          <w:rtl w:val="0"/>
        </w:rPr>
        <w:t xml:space="preserve">norma</w:t>
      </w:r>
      <w:sdt>
        <w:sdtPr>
          <w:id w:val="-30750534"/>
          <w:tag w:val="goog_rdk_475"/>
        </w:sdtPr>
        <w:sdtContent>
          <w:del w:author="Jordi Ferrer Beltran" w:id="241" w:date="2025-09-08T00:41:00Z">
            <w:r w:rsidDel="00000000" w:rsidR="00000000" w:rsidRPr="00000000">
              <w:rPr>
                <w:rFonts w:ascii="Times New Roman" w:cs="Times New Roman" w:eastAsia="Times New Roman" w:hAnsi="Times New Roman"/>
                <w:sz w:val="24"/>
                <w:szCs w:val="24"/>
                <w:rtl w:val="0"/>
              </w:rPr>
              <w:delText xml:space="preserve">s</w:delText>
            </w:r>
          </w:del>
        </w:sdtContent>
      </w:sdt>
      <w:r w:rsidDel="00000000" w:rsidR="00000000" w:rsidRPr="00000000">
        <w:rPr>
          <w:rFonts w:ascii="Times New Roman" w:cs="Times New Roman" w:eastAsia="Times New Roman" w:hAnsi="Times New Roman"/>
          <w:sz w:val="24"/>
          <w:szCs w:val="24"/>
          <w:rtl w:val="0"/>
        </w:rPr>
        <w:t xml:space="preserve"> del ordenamiento</w:t>
      </w:r>
      <w:r w:rsidDel="00000000" w:rsidR="00000000" w:rsidRPr="00000000">
        <w:rPr>
          <w:rFonts w:ascii="Times New Roman" w:cs="Times New Roman" w:eastAsia="Times New Roman" w:hAnsi="Times New Roman"/>
          <w:sz w:val="24"/>
          <w:szCs w:val="24"/>
          <w:vertAlign w:val="superscript"/>
        </w:rPr>
        <w:footnoteReference w:customMarkFollows="0" w:id="122"/>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sdt>
        <w:sdtPr>
          <w:id w:val="2070037884"/>
          <w:tag w:val="goog_rdk_476"/>
        </w:sdtPr>
        <w:sdtContent>
          <w:commentRangeStart w:id="78"/>
        </w:sdtContent>
      </w:sdt>
      <w:r w:rsidDel="00000000" w:rsidR="00000000" w:rsidRPr="00000000">
        <w:rPr>
          <w:rFonts w:ascii="Times New Roman" w:cs="Times New Roman" w:eastAsia="Times New Roman" w:hAnsi="Times New Roman"/>
          <w:sz w:val="24"/>
          <w:szCs w:val="24"/>
          <w:rtl w:val="0"/>
        </w:rPr>
        <w:t xml:space="preserve">En suma, las tesis que se desarrollan en ambas concepciones</w:t>
      </w:r>
      <w:commentRangeEnd w:id="78"/>
      <w:r w:rsidDel="00000000" w:rsidR="00000000" w:rsidRPr="00000000">
        <w:commentReference w:id="78"/>
      </w:r>
      <w:r w:rsidDel="00000000" w:rsidR="00000000" w:rsidRPr="00000000">
        <w:rPr>
          <w:rFonts w:ascii="Times New Roman" w:cs="Times New Roman" w:eastAsia="Times New Roman" w:hAnsi="Times New Roman"/>
          <w:sz w:val="24"/>
          <w:szCs w:val="24"/>
          <w:rtl w:val="0"/>
        </w:rPr>
        <w:t xml:space="preserve">, la relativa a la violación de derechos fundamentales y la referida a la vulneración de normas del ordenamiento jurídico, discuten sobre los tipos de normas y vienen a dirimir elementos que describen una determinada corriente de pensamiento. En las dos propuestas se observa un conjunto de propiedades compartidas que es necesario explicitar a los efectos de entender de manera adecuada el término. De ahí que se pueda trabajar en una propuesta de conceptualización, con sus diferentes aristas, como se explica seguidamente.</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sdt>
        <w:sdtPr>
          <w:id w:val="1615922146"/>
          <w:tag w:val="goog_rdk_478"/>
        </w:sdtPr>
        <w:sdtContent>
          <w:ins w:author="Jordi Ferrer Beltran" w:id="242" w:date="2025-09-08T00:43:00Z">
            <w:r w:rsidDel="00000000" w:rsidR="00000000" w:rsidRPr="00000000">
              <w:rPr>
                <w:rFonts w:ascii="Times New Roman" w:cs="Times New Roman" w:eastAsia="Times New Roman" w:hAnsi="Times New Roman"/>
                <w:sz w:val="24"/>
                <w:szCs w:val="24"/>
                <w:rtl w:val="0"/>
              </w:rPr>
              <w:t xml:space="preserve">Así, p</w:t>
            </w:r>
          </w:ins>
        </w:sdtContent>
      </w:sdt>
      <w:sdt>
        <w:sdtPr>
          <w:id w:val="-805838365"/>
          <w:tag w:val="goog_rdk_479"/>
        </w:sdtPr>
        <w:sdtContent>
          <w:del w:author="Jordi Ferrer Beltran" w:id="242" w:date="2025-09-08T00:43:00Z">
            <w:r w:rsidDel="00000000" w:rsidR="00000000" w:rsidRPr="00000000">
              <w:rPr>
                <w:rFonts w:ascii="Times New Roman" w:cs="Times New Roman" w:eastAsia="Times New Roman" w:hAnsi="Times New Roman"/>
                <w:sz w:val="24"/>
                <w:szCs w:val="24"/>
                <w:rtl w:val="0"/>
              </w:rPr>
              <w:delText xml:space="preserve">P</w:delText>
            </w:r>
          </w:del>
        </w:sdtContent>
      </w:sdt>
      <w:r w:rsidDel="00000000" w:rsidR="00000000" w:rsidRPr="00000000">
        <w:rPr>
          <w:rFonts w:ascii="Times New Roman" w:cs="Times New Roman" w:eastAsia="Times New Roman" w:hAnsi="Times New Roman"/>
          <w:sz w:val="24"/>
          <w:szCs w:val="24"/>
          <w:rtl w:val="0"/>
        </w:rPr>
        <w:t xml:space="preserve">ara reformular las propuestas vistas y a efectos de identificar los elementos compartidos por la dogmática</w:t>
      </w:r>
      <w:sdt>
        <w:sdtPr>
          <w:id w:val="113674126"/>
          <w:tag w:val="goog_rdk_480"/>
        </w:sdtPr>
        <w:sdtContent>
          <w:ins w:author="Jordi Ferrer Beltran" w:id="243" w:date="2025-09-08T00:43:00Z">
            <w:r w:rsidDel="00000000" w:rsidR="00000000" w:rsidRPr="00000000">
              <w:rPr>
                <w:rFonts w:ascii="Times New Roman" w:cs="Times New Roman" w:eastAsia="Times New Roman" w:hAnsi="Times New Roman"/>
                <w:sz w:val="24"/>
                <w:szCs w:val="24"/>
                <w:rtl w:val="0"/>
              </w:rPr>
              <w:t xml:space="preserve">, en este trabajo adoptaré el siguiente</w:t>
            </w:r>
          </w:ins>
        </w:sdtContent>
      </w:sdt>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Concepto</w:t>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sdt>
        <w:sdtPr>
          <w:id w:val="-32160892"/>
          <w:tag w:val="goog_rdk_481"/>
        </w:sdtPr>
        <w:sdtContent>
          <w:commentRangeStart w:id="79"/>
        </w:sdtContent>
      </w:sdt>
      <w:r w:rsidDel="00000000" w:rsidR="00000000" w:rsidRPr="00000000">
        <w:rPr>
          <w:rFonts w:ascii="Times New Roman" w:cs="Times New Roman" w:eastAsia="Times New Roman" w:hAnsi="Times New Roman"/>
          <w:sz w:val="24"/>
          <w:szCs w:val="24"/>
          <w:rtl w:val="0"/>
        </w:rPr>
        <w:t xml:space="preserve">La mejor manera de entender la prueba ilícita es como un concepto que permite identificar todas aquellas pruebas obtenidas o practicadas como resultado de una vulneración de normas. </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los efectos de ofrecer precisión es necesario analizar los siguientes componentes del concepto: i) normas; y</w:t>
      </w:r>
      <w:sdt>
        <w:sdtPr>
          <w:id w:val="-84412814"/>
          <w:tag w:val="goog_rdk_482"/>
        </w:sdtPr>
        <w:sdtContent>
          <w:del w:author="Jordi Ferrer Beltran" w:id="244" w:date="2025-09-08T00:44:0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ii) vulneración. Sobre las particularidades de la prueba que resulta de la vulneración de normas se profundiza en el capítulo segundo, aquí </w:t>
      </w:r>
      <w:sdt>
        <w:sdtPr>
          <w:id w:val="-1934561489"/>
          <w:tag w:val="goog_rdk_483"/>
        </w:sdtPr>
        <w:sdtContent>
          <w:ins w:author="Jordi Ferrer Beltran" w:id="245" w:date="2025-09-08T00:45:00Z">
            <w:r w:rsidDel="00000000" w:rsidR="00000000" w:rsidRPr="00000000">
              <w:rPr>
                <w:rFonts w:ascii="Times New Roman" w:cs="Times New Roman" w:eastAsia="Times New Roman" w:hAnsi="Times New Roman"/>
                <w:sz w:val="24"/>
                <w:szCs w:val="24"/>
                <w:rtl w:val="0"/>
              </w:rPr>
              <w:t xml:space="preserve">ofreceré </w:t>
            </w:r>
          </w:ins>
        </w:sdtContent>
      </w:sdt>
      <w:r w:rsidDel="00000000" w:rsidR="00000000" w:rsidRPr="00000000">
        <w:rPr>
          <w:rFonts w:ascii="Times New Roman" w:cs="Times New Roman" w:eastAsia="Times New Roman" w:hAnsi="Times New Roman"/>
          <w:sz w:val="24"/>
          <w:szCs w:val="24"/>
          <w:rtl w:val="0"/>
        </w:rPr>
        <w:t xml:space="preserve">solo </w:t>
      </w:r>
      <w:sdt>
        <w:sdtPr>
          <w:id w:val="-365196910"/>
          <w:tag w:val="goog_rdk_484"/>
        </w:sdtPr>
        <w:sdtContent>
          <w:ins w:author="Jordi Ferrer Beltran" w:id="246" w:date="2025-09-08T00:45:00Z">
            <w:r w:rsidDel="00000000" w:rsidR="00000000" w:rsidRPr="00000000">
              <w:rPr>
                <w:rFonts w:ascii="Times New Roman" w:cs="Times New Roman" w:eastAsia="Times New Roman" w:hAnsi="Times New Roman"/>
                <w:sz w:val="24"/>
                <w:szCs w:val="24"/>
                <w:rtl w:val="0"/>
              </w:rPr>
              <w:t xml:space="preserve">unas </w:t>
            </w:r>
          </w:ins>
        </w:sdtContent>
      </w:sdt>
      <w:r w:rsidDel="00000000" w:rsidR="00000000" w:rsidRPr="00000000">
        <w:rPr>
          <w:rFonts w:ascii="Times New Roman" w:cs="Times New Roman" w:eastAsia="Times New Roman" w:hAnsi="Times New Roman"/>
          <w:sz w:val="24"/>
          <w:szCs w:val="24"/>
          <w:rtl w:val="0"/>
        </w:rPr>
        <w:t xml:space="preserve">pinceladas esenciales.</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1416" w:right="0" w:hanging="105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Componentes conceptuales</w:t>
      </w:r>
    </w:p>
    <w:p w:rsidR="00000000" w:rsidDel="00000000" w:rsidP="00000000" w:rsidRDefault="00000000" w:rsidRPr="00000000" w14:paraId="000001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del concepto de prueba ilícita que se asume, las normas que pueden verse vulneradas son las normas regulativas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Estas son normas que guían la conducta mediante órdenes o prohibiciones. </w:t>
      </w:r>
      <w:sdt>
        <w:sdtPr>
          <w:id w:val="442312542"/>
          <w:tag w:val="goog_rdk_485"/>
        </w:sdtPr>
        <w:sdtContent>
          <w:commentRangeStart w:id="8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tanto, representan ese conjunto de normas que expresan derechos fundamentales o que regulan la actividad probatoria</w:t>
      </w:r>
      <w:commentRangeEnd w:id="80"/>
      <w:r w:rsidDel="00000000" w:rsidR="00000000" w:rsidRPr="00000000">
        <w:commentReference w:id="8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esta forma, con cargo de clarificarlo luego, </w:t>
      </w:r>
      <w:sdt>
        <w:sdtPr>
          <w:id w:val="-1881119684"/>
          <w:tag w:val="goog_rdk_486"/>
        </w:sdtPr>
        <w:sdtContent>
          <w:ins w:author="Jordi Ferrer Beltran" w:id="247" w:date="2025-09-08T00:4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son ilícitas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pruebas </w:t>
      </w:r>
      <w:sdt>
        <w:sdtPr>
          <w:id w:val="1404682197"/>
          <w:tag w:val="goog_rdk_487"/>
        </w:sdtPr>
        <w:sdtContent>
          <w:del w:author="Jordi Ferrer Beltran" w:id="248" w:date="2025-09-08T00:4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obtenidas o practicadas que sean producto de haber</w:delText>
            </w:r>
          </w:del>
        </w:sdtContent>
      </w:sdt>
      <w:sdt>
        <w:sdtPr>
          <w:id w:val="2080087661"/>
          <w:tag w:val="goog_rdk_488"/>
        </w:sdtPr>
        <w:sdtContent>
          <w:ins w:author="Jordi Ferrer Beltran" w:id="248" w:date="2025-09-08T00:4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cuya obtención o práctica se haya</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violado una norma regulativa</w:t>
      </w:r>
      <w:sdt>
        <w:sdtPr>
          <w:id w:val="1166336883"/>
          <w:tag w:val="goog_rdk_489"/>
        </w:sdtPr>
        <w:sdtContent>
          <w:del w:author="Jordi Ferrer Beltran" w:id="249" w:date="2025-09-08T00:4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se denominan prueba ilícita</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normas regulativas, de acuerdo con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Atienza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Ruiz Manero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pueden ser de dos tipos: reglas o principios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Además, las reglas pueden ser diferenciadas en reglas de acción y reglas de fin. De igual manera, los principios pueden ser distinguidos en principios en sentido estricto y directrices. Según este esquema resulta preciso delimitar qué se entiende por reglas y principios, específicamente en lo atinente a las reglas de acción y a los principios en sentido estricto porque son los que se vinculan directamente con la producción de la ilicitud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reglas de acción son todas aquellas normas cuyo consecuente consiste en una acción deónticamente modalizada y su antecedente está compuesto por un caso genérico “cerrado”. Es decir, el caso genérico está compuesto por propiedades que, conjuntamente, operan como condición suficiente para el consecuente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Algunos ejemplos ayudan a ilustrar mejor este punto. Uno se encuentra en el artículo 136 A de la ley procesal penal alemana que trata sobre los métodos prohibidos para realizar interrogatorios. En ese sentido se establece que la libertad del acusado para decidir y manifestar su voluntad no debe verse afectada por malos tratos, fatiga inducida, interferencia física, administración de drogas, tormento, engaño ni hipnosis. Asimismo, queda prohibido amenazar al acusado con medidas no permitidas por esta u ofrecerle la posibilidad de obtener una ventaja no prevista por la 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dicho enunciado se prohíbe la realización de interrogatorios con malos tratos, fatiga inducida, tormento, hipnosis o engaño, etc. Estos elementos funcionan como condiciones suficientes para en caso de que sucedan en un supuesto de hecho de la práctica </w:t>
      </w:r>
      <w:sdt>
        <w:sdtPr>
          <w:id w:val="1704963040"/>
          <w:tag w:val="goog_rdk_490"/>
        </w:sdtPr>
        <w:sdtContent>
          <w:del w:author="Jordi Ferrer Beltran" w:id="250" w:date="2025-09-08T00:5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se pueda determinar la aplicación de</w:delText>
            </w:r>
          </w:del>
        </w:sdtContent>
      </w:sdt>
      <w:sdt>
        <w:sdtPr>
          <w:id w:val="-590257476"/>
          <w:tag w:val="goog_rdk_491"/>
        </w:sdtPr>
        <w:sdtContent>
          <w:ins w:author="Jordi Ferrer Beltran" w:id="250" w:date="2025-09-08T00:5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 aplicable</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norma prohibitiva</w:t>
      </w:r>
      <w:sdt>
        <w:sdtPr>
          <w:id w:val="2040627198"/>
          <w:tag w:val="goog_rdk_492"/>
        </w:sdtPr>
        <w:sdtContent>
          <w:del w:author="Jordi Ferrer Beltran" w:id="251" w:date="2025-09-08T00:5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la prueba obtenida a través de esos métodos se pueda declarar ilícita.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cuanto a los principios en sentido estricto hay que decir que son aquellas normas cuyo consecuente consiste en una acción deónticamente modalizada y su antecedente está compuesto por un caso genérico «abierto», que expresan una norma categórica. Ello significa que el caso genérico está determinado por el contenido del consecuente, es decir, son aplicables cada vez que se da oportunidad de realizar la acción modalizada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ejemplo de un principio en sentido estricto puede ser el artículo 18 de la Constitución española. Dicho precepto se refiere al derecho a la intimidad personal y familiar, la inviolabilidad del domicilio, etc. En este sentido, la entrada de la policía en un domicilio sin el consentimiento del titular o resolución judicial resulta contraria al principio de inviolabilidad del domicilio</w:t>
      </w:r>
      <w:sdt>
        <w:sdtPr>
          <w:id w:val="-556890166"/>
          <w:tag w:val="goog_rdk_493"/>
        </w:sdtPr>
        <w:sdtContent>
          <w:del w:author="Jordi Ferrer Beltran" w:id="252" w:date="2025-09-08T00:5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las pruebas que se obtengan de esa manera pueden declararse como ilícitas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Dicho esto, se está en condiciones de dar el siguiente paso que es dar cuenta del elemento del concepto referido a la vulneración de las normas.</w:t>
      </w:r>
    </w:p>
    <w:p w:rsidR="00000000" w:rsidDel="00000000" w:rsidP="00000000" w:rsidRDefault="00000000" w:rsidRPr="00000000" w14:paraId="000001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Vulneración</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vulneración de determinadas normas jurídicas (normas regulativas) es consustancial a la figura de la prueba ilícita. Se puede decir que es una de las propiedades más visibles de dicho concepto porque la vulneración de la norma </w:t>
      </w:r>
      <w:sdt>
        <w:sdtPr>
          <w:id w:val="2069959746"/>
          <w:tag w:val="goog_rdk_494"/>
        </w:sdtPr>
        <w:sdtContent>
          <w:del w:author="Jordi Ferrer Beltran" w:id="253" w:date="2025-09-08T00:58:00Z">
            <w:r w:rsidDel="00000000" w:rsidR="00000000" w:rsidRPr="00000000">
              <w:rPr>
                <w:rFonts w:ascii="Times New Roman" w:cs="Times New Roman" w:eastAsia="Times New Roman" w:hAnsi="Times New Roman"/>
                <w:sz w:val="24"/>
                <w:szCs w:val="24"/>
                <w:rtl w:val="0"/>
              </w:rPr>
              <w:delText xml:space="preserve">explica </w:delText>
            </w:r>
          </w:del>
        </w:sdtContent>
      </w:sdt>
      <w:sdt>
        <w:sdtPr>
          <w:id w:val="-37111460"/>
          <w:tag w:val="goog_rdk_495"/>
        </w:sdtPr>
        <w:sdtContent>
          <w:ins w:author="Jordi Ferrer Beltran" w:id="253" w:date="2025-09-08T00:58:00Z">
            <w:r w:rsidDel="00000000" w:rsidR="00000000" w:rsidRPr="00000000">
              <w:rPr>
                <w:rFonts w:ascii="Times New Roman" w:cs="Times New Roman" w:eastAsia="Times New Roman" w:hAnsi="Times New Roman"/>
                <w:sz w:val="24"/>
                <w:szCs w:val="24"/>
                <w:rtl w:val="0"/>
              </w:rPr>
              <w:t xml:space="preserve">conlleva </w:t>
            </w:r>
          </w:ins>
        </w:sdtContent>
      </w:sdt>
      <w:r w:rsidDel="00000000" w:rsidR="00000000" w:rsidRPr="00000000">
        <w:rPr>
          <w:rFonts w:ascii="Times New Roman" w:cs="Times New Roman" w:eastAsia="Times New Roman" w:hAnsi="Times New Roman"/>
          <w:sz w:val="24"/>
          <w:szCs w:val="24"/>
          <w:rtl w:val="0"/>
        </w:rPr>
        <w:t xml:space="preserve">el acto de la ilicitud en sí mismo. Si se piensa en que algo es ilícito </w:t>
      </w:r>
      <w:sdt>
        <w:sdtPr>
          <w:id w:val="-1136576860"/>
          <w:tag w:val="goog_rdk_496"/>
        </w:sdtPr>
        <w:sdtContent>
          <w:del w:author="Jordi Ferrer Beltran" w:id="254" w:date="2025-09-08T01:00:00Z">
            <w:r w:rsidDel="00000000" w:rsidR="00000000" w:rsidRPr="00000000">
              <w:rPr>
                <w:rFonts w:ascii="Times New Roman" w:cs="Times New Roman" w:eastAsia="Times New Roman" w:hAnsi="Times New Roman"/>
                <w:sz w:val="24"/>
                <w:szCs w:val="24"/>
                <w:rtl w:val="0"/>
              </w:rPr>
              <w:delText xml:space="preserve">pues </w:delText>
            </w:r>
          </w:del>
        </w:sdtContent>
      </w:sdt>
      <w:r w:rsidDel="00000000" w:rsidR="00000000" w:rsidRPr="00000000">
        <w:rPr>
          <w:rFonts w:ascii="Times New Roman" w:cs="Times New Roman" w:eastAsia="Times New Roman" w:hAnsi="Times New Roman"/>
          <w:sz w:val="24"/>
          <w:szCs w:val="24"/>
          <w:rtl w:val="0"/>
        </w:rPr>
        <w:t xml:space="preserve">de manera casi inmediata viene a la mente la violación de alguna norma, como es el caso de la prueba ilícita que se entiende como aquella que se obtiene o practica mediante violación de normas.</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pregunta central de esta parte de la tesis es: ¿qué se entiende por vulneración de normas? La respuesta encuentra cauce apropiado en la propuesta de </w:t>
      </w:r>
      <w:r w:rsidDel="00000000" w:rsidR="00000000" w:rsidRPr="00000000">
        <w:rPr>
          <w:rFonts w:ascii="Times New Roman" w:cs="Times New Roman" w:eastAsia="Times New Roman" w:hAnsi="Times New Roman"/>
          <w:smallCaps w:val="1"/>
          <w:sz w:val="24"/>
          <w:szCs w:val="24"/>
          <w:rtl w:val="0"/>
        </w:rPr>
        <w:t xml:space="preserve">Atienza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mallCaps w:val="1"/>
          <w:sz w:val="24"/>
          <w:szCs w:val="24"/>
          <w:rtl w:val="0"/>
        </w:rPr>
        <w:t xml:space="preserve">Ruiz Manero </w:t>
      </w:r>
      <w:r w:rsidDel="00000000" w:rsidR="00000000" w:rsidRPr="00000000">
        <w:rPr>
          <w:rFonts w:ascii="Times New Roman" w:cs="Times New Roman" w:eastAsia="Times New Roman" w:hAnsi="Times New Roman"/>
          <w:sz w:val="24"/>
          <w:szCs w:val="24"/>
          <w:rtl w:val="0"/>
        </w:rPr>
        <w:t xml:space="preserve">en relación con su postura sobre qué se concibe como ilícito. </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estos autores son “actos ilícitos” todas aquellas acciones que son contrarias </w:t>
      </w:r>
      <w:sdt>
        <w:sdtPr>
          <w:id w:val="751987023"/>
          <w:tag w:val="goog_rdk_497"/>
        </w:sdtPr>
        <w:sdtContent>
          <w:del w:author="Jordi Ferrer Beltran" w:id="255" w:date="2025-09-08T01:02:00Z">
            <w:r w:rsidDel="00000000" w:rsidR="00000000" w:rsidRPr="00000000">
              <w:rPr>
                <w:rFonts w:ascii="Times New Roman" w:cs="Times New Roman" w:eastAsia="Times New Roman" w:hAnsi="Times New Roman"/>
                <w:sz w:val="24"/>
                <w:szCs w:val="24"/>
                <w:rtl w:val="0"/>
              </w:rPr>
              <w:delText xml:space="preserve">o contradictorias </w:delText>
            </w:r>
          </w:del>
        </w:sdtContent>
      </w:sdt>
      <w:r w:rsidDel="00000000" w:rsidR="00000000" w:rsidRPr="00000000">
        <w:rPr>
          <w:rFonts w:ascii="Times New Roman" w:cs="Times New Roman" w:eastAsia="Times New Roman" w:hAnsi="Times New Roman"/>
          <w:sz w:val="24"/>
          <w:szCs w:val="24"/>
          <w:rtl w:val="0"/>
        </w:rPr>
        <w:t xml:space="preserve">a una norma prescriptiva. Estos pueden ser de dos tipos: a) actos ilícitos típicos, esto es, actos contrarios a una regla; o b) actos ilícitos atípicos, esto es, actos contrarios a un principio. En consonancia con la tipología antes expuesta.</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un lado, para los actos ilícitos típicos el camino es bastante claro, e informa también sobre la ocurrencia de una prueba ilícita cuando se vulnera una regla. Ahora bien, cabe diferenciar entre un acto vulneratorio </w:t>
      </w:r>
      <w:sdt>
        <w:sdtPr>
          <w:id w:val="852803052"/>
          <w:tag w:val="goog_rdk_498"/>
        </w:sdtPr>
        <w:sdtContent>
          <w:ins w:author="Jordi Ferrer Beltran" w:id="256" w:date="2025-09-08T01:02:00Z">
            <w:r w:rsidDel="00000000" w:rsidR="00000000" w:rsidRPr="00000000">
              <w:rPr>
                <w:rFonts w:ascii="Times New Roman" w:cs="Times New Roman" w:eastAsia="Times New Roman" w:hAnsi="Times New Roman"/>
                <w:sz w:val="24"/>
                <w:szCs w:val="24"/>
                <w:rtl w:val="0"/>
              </w:rPr>
              <w:t xml:space="preserve">de</w:t>
            </w:r>
          </w:ins>
        </w:sdtContent>
      </w:sdt>
      <w:sdt>
        <w:sdtPr>
          <w:id w:val="-487776877"/>
          <w:tag w:val="goog_rdk_499"/>
        </w:sdtPr>
        <w:sdtContent>
          <w:del w:author="Jordi Ferrer Beltran" w:id="256" w:date="2025-09-08T01:02:00Z">
            <w:r w:rsidDel="00000000" w:rsidR="00000000" w:rsidRPr="00000000">
              <w:rPr>
                <w:rFonts w:ascii="Times New Roman" w:cs="Times New Roman" w:eastAsia="Times New Roman" w:hAnsi="Times New Roman"/>
                <w:sz w:val="24"/>
                <w:szCs w:val="24"/>
                <w:rtl w:val="0"/>
              </w:rPr>
              <w:delText xml:space="preserve">y</w:delText>
            </w:r>
          </w:del>
        </w:sdtContent>
      </w:sdt>
      <w:r w:rsidDel="00000000" w:rsidR="00000000" w:rsidRPr="00000000">
        <w:rPr>
          <w:rFonts w:ascii="Times New Roman" w:cs="Times New Roman" w:eastAsia="Times New Roman" w:hAnsi="Times New Roman"/>
          <w:sz w:val="24"/>
          <w:szCs w:val="24"/>
          <w:rtl w:val="0"/>
        </w:rPr>
        <w:t xml:space="preserve"> una regla </w:t>
      </w:r>
      <w:sdt>
        <w:sdtPr>
          <w:id w:val="42308139"/>
          <w:tag w:val="goog_rdk_500"/>
        </w:sdtPr>
        <w:sdtContent>
          <w:ins w:author="Jordi Ferrer Beltran" w:id="257" w:date="2025-09-08T01:02:00Z">
            <w:r w:rsidDel="00000000" w:rsidR="00000000" w:rsidRPr="00000000">
              <w:rPr>
                <w:rFonts w:ascii="Times New Roman" w:cs="Times New Roman" w:eastAsia="Times New Roman" w:hAnsi="Times New Roman"/>
                <w:sz w:val="24"/>
                <w:szCs w:val="24"/>
                <w:rtl w:val="0"/>
              </w:rPr>
              <w:t xml:space="preserve">y</w:t>
            </w:r>
          </w:ins>
        </w:sdtContent>
      </w:sdt>
      <w:sdt>
        <w:sdtPr>
          <w:id w:val="-1706390507"/>
          <w:tag w:val="goog_rdk_501"/>
        </w:sdtPr>
        <w:sdtContent>
          <w:del w:author="Jordi Ferrer Beltran" w:id="257" w:date="2025-09-08T01:02:00Z">
            <w:r w:rsidDel="00000000" w:rsidR="00000000" w:rsidRPr="00000000">
              <w:rPr>
                <w:rFonts w:ascii="Times New Roman" w:cs="Times New Roman" w:eastAsia="Times New Roman" w:hAnsi="Times New Roman"/>
                <w:sz w:val="24"/>
                <w:szCs w:val="24"/>
                <w:rtl w:val="0"/>
              </w:rPr>
              <w:delText xml:space="preserve">de</w:delText>
            </w:r>
          </w:del>
        </w:sdtContent>
      </w:sdt>
      <w:r w:rsidDel="00000000" w:rsidR="00000000" w:rsidRPr="00000000">
        <w:rPr>
          <w:rFonts w:ascii="Times New Roman" w:cs="Times New Roman" w:eastAsia="Times New Roman" w:hAnsi="Times New Roman"/>
          <w:sz w:val="24"/>
          <w:szCs w:val="24"/>
          <w:rtl w:val="0"/>
        </w:rPr>
        <w:t xml:space="preserve"> una prueba obtenida como resultado de dicho acto. </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sdt>
        <w:sdtPr>
          <w:id w:val="-1144777348"/>
          <w:tag w:val="goog_rdk_503"/>
        </w:sdtPr>
        <w:sdtContent>
          <w:ins w:author="Jordi Ferrer Beltran" w:id="258" w:date="2025-09-08T01:03:00Z">
            <w:r w:rsidDel="00000000" w:rsidR="00000000" w:rsidRPr="00000000">
              <w:rPr>
                <w:rFonts w:ascii="Times New Roman" w:cs="Times New Roman" w:eastAsia="Times New Roman" w:hAnsi="Times New Roman"/>
                <w:sz w:val="24"/>
                <w:szCs w:val="24"/>
                <w:rtl w:val="0"/>
              </w:rPr>
              <w:t xml:space="preserve">A partir</w:t>
            </w:r>
          </w:ins>
        </w:sdtContent>
      </w:sdt>
      <w:sdt>
        <w:sdtPr>
          <w:id w:val="919876127"/>
          <w:tag w:val="goog_rdk_504"/>
        </w:sdtPr>
        <w:sdtContent>
          <w:del w:author="Jordi Ferrer Beltran" w:id="258" w:date="2025-09-08T01:03:00Z">
            <w:r w:rsidDel="00000000" w:rsidR="00000000" w:rsidRPr="00000000">
              <w:rPr>
                <w:rFonts w:ascii="Times New Roman" w:cs="Times New Roman" w:eastAsia="Times New Roman" w:hAnsi="Times New Roman"/>
                <w:sz w:val="24"/>
                <w:szCs w:val="24"/>
                <w:rtl w:val="0"/>
              </w:rPr>
              <w:delText xml:space="preserve">En</w:delText>
            </w:r>
          </w:del>
        </w:sdtContent>
      </w:sdt>
      <w:r w:rsidDel="00000000" w:rsidR="00000000" w:rsidRPr="00000000">
        <w:rPr>
          <w:rFonts w:ascii="Times New Roman" w:cs="Times New Roman" w:eastAsia="Times New Roman" w:hAnsi="Times New Roman"/>
          <w:sz w:val="24"/>
          <w:szCs w:val="24"/>
          <w:rtl w:val="0"/>
        </w:rPr>
        <w:t xml:space="preserve"> </w:t>
      </w:r>
      <w:sdt>
        <w:sdtPr>
          <w:id w:val="321855609"/>
          <w:tag w:val="goog_rdk_505"/>
        </w:sdtPr>
        <w:sdtContent>
          <w:ins w:author="Jordi Ferrer Beltran" w:id="259" w:date="2025-09-08T01:03:00Z">
            <w:r w:rsidDel="00000000" w:rsidR="00000000" w:rsidRPr="00000000">
              <w:rPr>
                <w:rFonts w:ascii="Times New Roman" w:cs="Times New Roman" w:eastAsia="Times New Roman" w:hAnsi="Times New Roman"/>
                <w:sz w:val="24"/>
                <w:szCs w:val="24"/>
                <w:rtl w:val="0"/>
              </w:rPr>
              <w:t xml:space="preserve">d</w:t>
            </w:r>
          </w:ins>
        </w:sdtContent>
      </w:sdt>
      <w:r w:rsidDel="00000000" w:rsidR="00000000" w:rsidRPr="00000000">
        <w:rPr>
          <w:rFonts w:ascii="Times New Roman" w:cs="Times New Roman" w:eastAsia="Times New Roman" w:hAnsi="Times New Roman"/>
          <w:sz w:val="24"/>
          <w:szCs w:val="24"/>
          <w:rtl w:val="0"/>
        </w:rPr>
        <w:t xml:space="preserve">el ejemplo del artículo 136 A de la normativa alemana</w:t>
      </w:r>
      <w:r w:rsidDel="00000000" w:rsidR="00000000" w:rsidRPr="00000000">
        <w:rPr>
          <w:rFonts w:ascii="Times New Roman" w:cs="Times New Roman" w:eastAsia="Times New Roman" w:hAnsi="Times New Roman"/>
          <w:sz w:val="24"/>
          <w:szCs w:val="24"/>
          <w:vertAlign w:val="superscript"/>
        </w:rPr>
        <w:footnoteReference w:customMarkFollows="0" w:id="130"/>
      </w:r>
      <w:r w:rsidDel="00000000" w:rsidR="00000000" w:rsidRPr="00000000">
        <w:rPr>
          <w:rFonts w:ascii="Times New Roman" w:cs="Times New Roman" w:eastAsia="Times New Roman" w:hAnsi="Times New Roman"/>
          <w:sz w:val="24"/>
          <w:szCs w:val="24"/>
          <w:rtl w:val="0"/>
        </w:rPr>
        <w:t xml:space="preserve">, puede visualizarse a un agente de la policía que interroga a una persona mediante uso de métodos coactivos. Por un lado, esta acción es contraria a lo previsto por el citado artículo, por lo tanto, son actos ilícitos típicos. Por otro lado, se deberá determinar qué es y qué hacer con la declaración obtenida, la cual es una prueba. Conforme a la definición indicada líneas atrás, dicha prueba, por ser producto de una vulneración de una regla</w:t>
      </w:r>
      <w:sdt>
        <w:sdtPr>
          <w:id w:val="-803855168"/>
          <w:tag w:val="goog_rdk_506"/>
        </w:sdtPr>
        <w:sdtContent>
          <w:del w:author="Jordi Ferrer Beltran" w:id="260" w:date="2025-09-08T01:04:0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es una prueba ilícita. </w:t>
      </w:r>
      <w:sdt>
        <w:sdtPr>
          <w:id w:val="1647122266"/>
          <w:tag w:val="goog_rdk_507"/>
        </w:sdtPr>
        <w:sdtContent>
          <w:ins w:author="Jordi Ferrer Beltran" w:id="261" w:date="2025-09-08T01:04:00Z">
            <w:r w:rsidDel="00000000" w:rsidR="00000000" w:rsidRPr="00000000">
              <w:rPr>
                <w:rFonts w:ascii="Times New Roman" w:cs="Times New Roman" w:eastAsia="Times New Roman" w:hAnsi="Times New Roman"/>
                <w:sz w:val="24"/>
                <w:szCs w:val="24"/>
                <w:rtl w:val="0"/>
              </w:rPr>
              <w:t xml:space="preserve">Pero a</w:t>
            </w:r>
          </w:ins>
        </w:sdtContent>
      </w:sdt>
      <w:sdt>
        <w:sdtPr>
          <w:id w:val="-1782964454"/>
          <w:tag w:val="goog_rdk_508"/>
        </w:sdtPr>
        <w:sdtContent>
          <w:del w:author="Jordi Ferrer Beltran" w:id="261" w:date="2025-09-08T01:04:00Z">
            <w:r w:rsidDel="00000000" w:rsidR="00000000" w:rsidRPr="00000000">
              <w:rPr>
                <w:rFonts w:ascii="Times New Roman" w:cs="Times New Roman" w:eastAsia="Times New Roman" w:hAnsi="Times New Roman"/>
                <w:sz w:val="24"/>
                <w:szCs w:val="24"/>
                <w:rtl w:val="0"/>
              </w:rPr>
              <w:delText xml:space="preserve">A</w:delText>
            </w:r>
          </w:del>
        </w:sdtContent>
      </w:sdt>
      <w:r w:rsidDel="00000000" w:rsidR="00000000" w:rsidRPr="00000000">
        <w:rPr>
          <w:rFonts w:ascii="Times New Roman" w:cs="Times New Roman" w:eastAsia="Times New Roman" w:hAnsi="Times New Roman"/>
          <w:sz w:val="24"/>
          <w:szCs w:val="24"/>
          <w:rtl w:val="0"/>
        </w:rPr>
        <w:t xml:space="preserve"> efectos de determinar si debe o no ser excluida, se necesitará de una ulterior regla que así lo determine.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otro lado, un ilícito atípico puede producirse en dos supuestos: a) </w:t>
      </w:r>
      <w:sdt>
        <w:sdtPr>
          <w:id w:val="892735535"/>
          <w:tag w:val="goog_rdk_509"/>
        </w:sdtPr>
        <w:sdtContent>
          <w:commentRangeStart w:id="8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conducta no estaba regulada por una regla, </w:t>
      </w:r>
      <w:sdt>
        <w:sdtPr>
          <w:id w:val="-961760141"/>
          <w:tag w:val="goog_rdk_510"/>
        </w:sdtPr>
        <w:sdtContent>
          <w:del w:author="Jordi Ferrer Beltran" w:id="262" w:date="2025-09-08T01:0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es decir, es un caso de laguna normativa a nivel de reglas</w:delText>
            </w:r>
            <w:commentRangeEnd w:id="81"/>
            <w:r w:rsidDel="00000000" w:rsidR="00000000" w:rsidRPr="00000000">
              <w:commentReference w:id="8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pero su realización es contraria a un principio; o b) la conducta estaba permitida por una regla, pero sus efectos generan </w:t>
      </w:r>
      <w:sdt>
        <w:sdtPr>
          <w:id w:val="-1913102566"/>
          <w:tag w:val="goog_rdk_511"/>
        </w:sdtPr>
        <w:sdtContent>
          <w:ins w:author="Jordi Ferrer Beltran" w:id="263" w:date="2025-09-08T01:0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w:t>
            </w:r>
          </w:ins>
        </w:sdtContent>
      </w:sdt>
      <w:sdt>
        <w:sdtPr>
          <w:id w:val="-1625099726"/>
          <w:tag w:val="goog_rdk_512"/>
        </w:sdtPr>
        <w:sdtContent>
          <w:del w:author="Jordi Ferrer Beltran" w:id="263" w:date="2025-09-08T01:0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un</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vulneración </w:t>
      </w:r>
      <w:sdt>
        <w:sdtPr>
          <w:id w:val="-1761109337"/>
          <w:tag w:val="goog_rdk_513"/>
        </w:sdtPr>
        <w:sdtContent>
          <w:ins w:author="Jordi Ferrer Beltran" w:id="264" w:date="2025-09-08T01:0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w:t>
            </w:r>
          </w:ins>
        </w:sdtContent>
      </w:sdt>
      <w:sdt>
        <w:sdtPr>
          <w:id w:val="50723532"/>
          <w:tag w:val="goog_rdk_514"/>
        </w:sdtPr>
        <w:sdtContent>
          <w:del w:author="Jordi Ferrer Beltran" w:id="264" w:date="2025-09-08T01:0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a</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principio, es decir, es un caso de laguna axiológica a nivel de reglas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3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ejemplo del primer supuesto (a) bien podría ser en ordenamientos jurídicos donde una regla no existe (por ejemplo, una regla del tipo enunciada en el artículo 136 inciso A), </w:t>
      </w:r>
      <w:sdt>
        <w:sdtPr>
          <w:id w:val="2071581354"/>
          <w:tag w:val="goog_rdk_515"/>
        </w:sdtPr>
        <w:sdtContent>
          <w:commentRangeStart w:id="8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pero su incorporación está justificada a partir de los derechos fundamentales reconocidos en la norma constitucional – derecho a la integridad, a la dignidad, etc.-</w:t>
      </w:r>
      <w:commentRangeEnd w:id="82"/>
      <w:r w:rsidDel="00000000" w:rsidR="00000000" w:rsidRPr="00000000">
        <w:commentReference w:id="8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modo que habría un ilícito atípico ante el mismo supuesto de interrogatorio usando coacción, pero en cuyo ordenamiento no exista la regla de manera expresa, por lo que se estaría vulnerando un principio (derecho a la integridad física o a la dignidad).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esos supuestos el juez se encarga de determinar el principio afectado, comenzando por identificar el principio que justifica la acción del tipo, </w:t>
      </w:r>
      <w:sdt>
        <w:sdtPr>
          <w:id w:val="-887321228"/>
          <w:tag w:val="goog_rdk_516"/>
        </w:sdtPr>
        <w:sdtContent>
          <w:commentRangeStart w:id="8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luego pasa a ponderar</w:t>
      </w:r>
      <w:commentRangeEnd w:id="83"/>
      <w:r w:rsidDel="00000000" w:rsidR="00000000" w:rsidRPr="00000000">
        <w:commentReference w:id="8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resultado de la ponderación es una regla que concretiza que el principio afectado prohíbe la obtención de esa prueba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3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los supuestos (b) el juez se enfrenta a la acción permitida por una regla, pero sus efectos generan vulneración de principios.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Atienza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Ruiz Manero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señalan que los actos ilícitos atípicos son casos permitidos por reglas de manera valorativamente intolerable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3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efectos de resolver este problema, es necesario modificar la calificación normativa de este tipo de casos, lo que supone: a) crear una nueva norma cuyo antecedente incluya una nueva propiedad en relación conjuntiva con las anteriores a efectos de reducir el alcance de la norma, lo que varía el estatus deóntico del tipo de caso que deja de estar regulado por la norma. Y b) crear una nueva regla que regule el caso conforme a la ponderación entre principios aplicables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3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modo ilustrativo: </w:t>
      </w:r>
      <w:sdt>
        <w:sdtPr>
          <w:id w:val="-1044774618"/>
          <w:tag w:val="goog_rdk_517"/>
        </w:sdtPr>
        <w:sdtContent>
          <w:ins w:author="Jordi Ferrer Beltran" w:id="265" w:date="2025-09-08T01: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supongamos que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está permitido que los policías revisen los </w:t>
      </w:r>
      <w:sdt>
        <w:sdtPr>
          <w:id w:val="255532471"/>
          <w:tag w:val="goog_rdk_518"/>
        </w:sdtPr>
        <w:sdtContent>
          <w:del w:author="Jordi Ferrer Beltran" w:id="266" w:date="2025-09-08T01: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coches </w:delText>
            </w:r>
          </w:del>
        </w:sdtContent>
      </w:sdt>
      <w:sdt>
        <w:sdtPr>
          <w:id w:val="-2017266288"/>
          <w:tag w:val="goog_rdk_519"/>
        </w:sdtPr>
        <w:sdtContent>
          <w:ins w:author="Jordi Ferrer Beltran" w:id="266" w:date="2025-09-08T01: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vehículos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pasan por las autopistas, pero qué </w:t>
      </w:r>
      <w:sdt>
        <w:sdtPr>
          <w:id w:val="-1859558054"/>
          <w:tag w:val="goog_rdk_520"/>
        </w:sdtPr>
        <w:sdtContent>
          <w:del w:author="Jordi Ferrer Beltran" w:id="267" w:date="2025-09-08T01: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pasa </w:delText>
            </w:r>
          </w:del>
        </w:sdtContent>
      </w:sdt>
      <w:sdt>
        <w:sdtPr>
          <w:id w:val="-1738128591"/>
          <w:tag w:val="goog_rdk_521"/>
        </w:sdtPr>
        <w:sdtContent>
          <w:ins w:author="Jordi Ferrer Beltran" w:id="267" w:date="2025-09-08T01: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sucede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es casa rodante. Bueno, la regla dice que está permitido</w:t>
      </w:r>
      <w:sdt>
        <w:sdtPr>
          <w:id w:val="-1116303930"/>
          <w:tag w:val="goog_rdk_522"/>
        </w:sdtPr>
        <w:sdtContent>
          <w:del w:author="Jordi Ferrer Beltran" w:id="268" w:date="2025-09-08T01: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w:delText>
            </w:r>
          </w:del>
        </w:sdtContent>
      </w:sdt>
      <w:sdt>
        <w:sdtPr>
          <w:id w:val="695660338"/>
          <w:tag w:val="goog_rdk_523"/>
        </w:sdtPr>
        <w:sdtContent>
          <w:ins w:author="Jordi Ferrer Beltran" w:id="268" w:date="2025-09-08T01: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porque la casa rodante es un vehículo</w:t>
            </w:r>
          </w:ins>
        </w:sdtContent>
      </w:sdt>
      <w:sdt>
        <w:sdtPr>
          <w:id w:val="1868781702"/>
          <w:tag w:val="goog_rdk_524"/>
        </w:sdtPr>
        <w:sdtContent>
          <w:del w:author="Jordi Ferrer Beltran" w:id="269" w:date="2025-09-08T01: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algo</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pero el principio de inviolabilidad del domicilio prohíbe la revisión de la casa rodante. Se identifica el principio que justifica la regla que apoya la actuación de los policías en las autopistas, y sale ganando la inviolabilidad del domicilio, eso produce una nueva regla que convierte el actuar de revisión del vehículo en ilícit</w:t>
      </w:r>
      <w:sdt>
        <w:sdtPr>
          <w:id w:val="-773330003"/>
          <w:tag w:val="goog_rdk_525"/>
        </w:sdtPr>
        <w:sdtContent>
          <w:ins w:author="Jordi Ferrer Beltran" w:id="270" w:date="2025-09-08T01:1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ins>
        </w:sdtContent>
      </w:sdt>
      <w:sdt>
        <w:sdtPr>
          <w:id w:val="1167845769"/>
          <w:tag w:val="goog_rdk_526"/>
        </w:sdtPr>
        <w:sdtContent>
          <w:del w:author="Jordi Ferrer Beltran" w:id="270" w:date="2025-09-08T01:1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a</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atípic</w:t>
      </w:r>
      <w:sdt>
        <w:sdtPr>
          <w:id w:val="-647324504"/>
          <w:tag w:val="goog_rdk_527"/>
        </w:sdtPr>
        <w:sdtContent>
          <w:ins w:author="Jordi Ferrer Beltran" w:id="271" w:date="2025-09-08T01:1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ins>
        </w:sdtContent>
      </w:sdt>
      <w:sdt>
        <w:sdtPr>
          <w:id w:val="1156651228"/>
          <w:tag w:val="goog_rdk_528"/>
        </w:sdtPr>
        <w:sdtContent>
          <w:del w:author="Jordi Ferrer Beltran" w:id="271" w:date="2025-09-08T01:1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a</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este supuesto, nuevamente, cabe diferenciar entre el acto que vulnera el principio y la prueba obtenid</w:t>
      </w:r>
      <w:sdt>
        <w:sdtPr>
          <w:id w:val="-652612415"/>
          <w:tag w:val="goog_rdk_529"/>
        </w:sdtPr>
        <w:sdtContent>
          <w:ins w:author="Jordi Ferrer Beltran" w:id="272" w:date="2025-09-08T01:1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ins>
        </w:sdtContent>
      </w:sdt>
      <w:sdt>
        <w:sdtPr>
          <w:id w:val="1323002989"/>
          <w:tag w:val="goog_rdk_530"/>
        </w:sdtPr>
        <w:sdtContent>
          <w:del w:author="Jordi Ferrer Beltran" w:id="272" w:date="2025-09-08T01:1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este. </w:t>
      </w:r>
      <w:sdt>
        <w:sdtPr>
          <w:id w:val="-226314239"/>
          <w:tag w:val="goog_rdk_531"/>
        </w:sdtPr>
        <w:sdtContent>
          <w:del w:author="Jordi Ferrer Beltran" w:id="273" w:date="2025-09-08T01:1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Se puede pensar que en</w:delText>
            </w:r>
          </w:del>
        </w:sdtContent>
      </w:sdt>
      <w:sdt>
        <w:sdtPr>
          <w:id w:val="-2121260271"/>
          <w:tag w:val="goog_rdk_532"/>
        </w:sdtPr>
        <w:sdtContent>
          <w:ins w:author="Jordi Ferrer Beltran" w:id="273" w:date="2025-09-08T01:1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en</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esa revisión de la casa rodante se enc</w:t>
      </w:r>
      <w:sdt>
        <w:sdtPr>
          <w:id w:val="-534606479"/>
          <w:tag w:val="goog_rdk_533"/>
        </w:sdtPr>
        <w:sdtContent>
          <w:ins w:author="Jordi Ferrer Beltran" w:id="274" w:date="2025-09-08T01:1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ins>
        </w:sdtContent>
      </w:sdt>
      <w:sdt>
        <w:sdtPr>
          <w:id w:val="-2129465584"/>
          <w:tag w:val="goog_rdk_534"/>
        </w:sdtPr>
        <w:sdtContent>
          <w:del w:author="Jordi Ferrer Beltran" w:id="274" w:date="2025-09-08T01:1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ue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ntra</w:t>
      </w:r>
      <w:sdt>
        <w:sdtPr>
          <w:id w:val="1283591163"/>
          <w:tag w:val="goog_rdk_535"/>
        </w:sdtPr>
        <w:sdtContent>
          <w:ins w:author="Jordi Ferrer Beltran" w:id="275" w:date="2025-09-08T01:1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marihuana, por ejemplo</w:t>
      </w:r>
      <w:sdt>
        <w:sdtPr>
          <w:id w:val="1647659032"/>
          <w:tag w:val="goog_rdk_536"/>
        </w:sdtPr>
        <w:sdtContent>
          <w:ins w:author="Jordi Ferrer Beltran" w:id="276" w:date="2025-09-08T01:1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ins>
        </w:sdtContent>
      </w:sdt>
      <w:sdt>
        <w:sdtPr>
          <w:id w:val="866149186"/>
          <w:tag w:val="goog_rdk_537"/>
        </w:sdtPr>
        <w:sdtContent>
          <w:del w:author="Jordi Ferrer Beltran" w:id="276" w:date="2025-09-08T01:1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337541219"/>
          <w:tag w:val="goog_rdk_538"/>
        </w:sdtPr>
        <w:sdtContent>
          <w:del w:author="Jordi Ferrer Beltran" w:id="277" w:date="2025-09-08T01:1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Dicha </w:delText>
            </w:r>
          </w:del>
        </w:sdtContent>
      </w:sdt>
      <w:sdt>
        <w:sdtPr>
          <w:id w:val="1505342984"/>
          <w:tag w:val="goog_rdk_539"/>
        </w:sdtPr>
        <w:sdtContent>
          <w:ins w:author="Jordi Ferrer Beltran" w:id="277" w:date="2025-09-08T01:1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obtención de la prueba, por ser producto de un ilícito atípico, daría lugar a una prueba ilícita. Ahora, se necesita de una nueva regla que permita determinar si esa prueba ilícita ha de ser admitida o no. </w:t>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suma, lo que se ha desarrollado en esta parte del trabajo se refiere a qué función tienen las reglas y los principios para lo que se considera como prueba ilícita. Cuestión que se puede observar a través de dos </w:t>
      </w:r>
      <w:sdt>
        <w:sdtPr>
          <w:id w:val="-1325021817"/>
          <w:tag w:val="goog_rdk_540"/>
        </w:sdtPr>
        <w:sdtContent>
          <w:del w:author="Jordi Ferrer Beltran" w:id="278" w:date="2025-09-08T01:16:00Z">
            <w:r w:rsidDel="00000000" w:rsidR="00000000" w:rsidRPr="00000000">
              <w:rPr>
                <w:rFonts w:ascii="Times New Roman" w:cs="Times New Roman" w:eastAsia="Times New Roman" w:hAnsi="Times New Roman"/>
                <w:sz w:val="24"/>
                <w:szCs w:val="24"/>
                <w:rtl w:val="0"/>
              </w:rPr>
              <w:delText xml:space="preserve">distinciones </w:delText>
            </w:r>
          </w:del>
        </w:sdtContent>
      </w:sdt>
      <w:sdt>
        <w:sdtPr>
          <w:id w:val="-490052738"/>
          <w:tag w:val="goog_rdk_541"/>
        </w:sdtPr>
        <w:sdtContent>
          <w:ins w:author="Jordi Ferrer Beltran" w:id="278" w:date="2025-09-08T01:16:00Z">
            <w:r w:rsidDel="00000000" w:rsidR="00000000" w:rsidRPr="00000000">
              <w:rPr>
                <w:rFonts w:ascii="Times New Roman" w:cs="Times New Roman" w:eastAsia="Times New Roman" w:hAnsi="Times New Roman"/>
                <w:sz w:val="24"/>
                <w:szCs w:val="24"/>
                <w:rtl w:val="0"/>
              </w:rPr>
              <w:t xml:space="preserve">supuestos</w:t>
            </w:r>
          </w:ins>
        </w:sdtContent>
      </w:sdt>
      <w:sdt>
        <w:sdtPr>
          <w:id w:val="-1250271653"/>
          <w:tag w:val="goog_rdk_542"/>
        </w:sdtPr>
        <w:sdtContent>
          <w:del w:author="Jordi Ferrer Beltran" w:id="279" w:date="2025-09-08T01:16:00Z">
            <w:r w:rsidDel="00000000" w:rsidR="00000000" w:rsidRPr="00000000">
              <w:rPr>
                <w:rFonts w:ascii="Times New Roman" w:cs="Times New Roman" w:eastAsia="Times New Roman" w:hAnsi="Times New Roman"/>
                <w:sz w:val="24"/>
                <w:szCs w:val="24"/>
                <w:rtl w:val="0"/>
              </w:rPr>
              <w:delText xml:space="preserve">importantes</w:delText>
            </w:r>
          </w:del>
        </w:sdtContent>
      </w:sdt>
      <w:r w:rsidDel="00000000" w:rsidR="00000000" w:rsidRPr="00000000">
        <w:rPr>
          <w:rFonts w:ascii="Times New Roman" w:cs="Times New Roman" w:eastAsia="Times New Roman" w:hAnsi="Times New Roman"/>
          <w:sz w:val="24"/>
          <w:szCs w:val="24"/>
          <w:rtl w:val="0"/>
        </w:rPr>
        <w:t xml:space="preserve">: </w:t>
      </w:r>
      <w:sdt>
        <w:sdtPr>
          <w:id w:val="-607289573"/>
          <w:tag w:val="goog_rdk_543"/>
        </w:sdtPr>
        <w:sdtContent>
          <w:ins w:author="Jordi Ferrer Beltran" w:id="280" w:date="2025-09-08T01:16:00Z">
            <w:r w:rsidDel="00000000" w:rsidR="00000000" w:rsidRPr="00000000">
              <w:rPr>
                <w:rFonts w:ascii="Times New Roman" w:cs="Times New Roman" w:eastAsia="Times New Roman" w:hAnsi="Times New Roman"/>
                <w:sz w:val="24"/>
                <w:szCs w:val="24"/>
                <w:rtl w:val="0"/>
              </w:rPr>
              <w:t xml:space="preserve">o bien </w:t>
            </w:r>
          </w:ins>
        </w:sdtContent>
      </w:sdt>
      <w:r w:rsidDel="00000000" w:rsidR="00000000" w:rsidRPr="00000000">
        <w:rPr>
          <w:rFonts w:ascii="Times New Roman" w:cs="Times New Roman" w:eastAsia="Times New Roman" w:hAnsi="Times New Roman"/>
          <w:sz w:val="24"/>
          <w:szCs w:val="24"/>
          <w:rtl w:val="0"/>
        </w:rPr>
        <w:t xml:space="preserve">1) </w:t>
      </w:r>
      <w:sdt>
        <w:sdtPr>
          <w:id w:val="1160441134"/>
          <w:tag w:val="goog_rdk_544"/>
        </w:sdtPr>
        <w:sdtContent>
          <w:ins w:author="Jordi Ferrer Beltran" w:id="281" w:date="2025-09-08T01:16:00Z">
            <w:r w:rsidDel="00000000" w:rsidR="00000000" w:rsidRPr="00000000">
              <w:rPr>
                <w:rFonts w:ascii="Times New Roman" w:cs="Times New Roman" w:eastAsia="Times New Roman" w:hAnsi="Times New Roman"/>
                <w:sz w:val="24"/>
                <w:szCs w:val="24"/>
                <w:rtl w:val="0"/>
              </w:rPr>
              <w:t xml:space="preserve">la </w:t>
            </w:r>
          </w:ins>
        </w:sdtContent>
      </w:sdt>
      <w:r w:rsidDel="00000000" w:rsidR="00000000" w:rsidRPr="00000000">
        <w:rPr>
          <w:rFonts w:ascii="Times New Roman" w:cs="Times New Roman" w:eastAsia="Times New Roman" w:hAnsi="Times New Roman"/>
          <w:sz w:val="24"/>
          <w:szCs w:val="24"/>
          <w:rtl w:val="0"/>
        </w:rPr>
        <w:t xml:space="preserve">acción </w:t>
      </w:r>
      <w:sdt>
        <w:sdtPr>
          <w:id w:val="-1579877884"/>
          <w:tag w:val="goog_rdk_545"/>
        </w:sdtPr>
        <w:sdtContent>
          <w:ins w:author="Jordi Ferrer Beltran" w:id="282" w:date="2025-09-08T01:16:00Z">
            <w:r w:rsidDel="00000000" w:rsidR="00000000" w:rsidRPr="00000000">
              <w:rPr>
                <w:rFonts w:ascii="Times New Roman" w:cs="Times New Roman" w:eastAsia="Times New Roman" w:hAnsi="Times New Roman"/>
                <w:sz w:val="24"/>
                <w:szCs w:val="24"/>
                <w:rtl w:val="0"/>
              </w:rPr>
              <w:t xml:space="preserve">está </w:t>
            </w:r>
          </w:ins>
        </w:sdtContent>
      </w:sdt>
      <w:r w:rsidDel="00000000" w:rsidR="00000000" w:rsidRPr="00000000">
        <w:rPr>
          <w:rFonts w:ascii="Times New Roman" w:cs="Times New Roman" w:eastAsia="Times New Roman" w:hAnsi="Times New Roman"/>
          <w:sz w:val="24"/>
          <w:szCs w:val="24"/>
          <w:rtl w:val="0"/>
        </w:rPr>
        <w:t xml:space="preserve">prohibida por</w:t>
      </w:r>
      <w:sdt>
        <w:sdtPr>
          <w:id w:val="114881882"/>
          <w:tag w:val="goog_rdk_546"/>
        </w:sdtPr>
        <w:sdtContent>
          <w:ins w:author="Jordi Ferrer Beltran" w:id="283" w:date="2025-09-08T01:16:00Z">
            <w:r w:rsidDel="00000000" w:rsidR="00000000" w:rsidRPr="00000000">
              <w:rPr>
                <w:rFonts w:ascii="Times New Roman" w:cs="Times New Roman" w:eastAsia="Times New Roman" w:hAnsi="Times New Roman"/>
                <w:sz w:val="24"/>
                <w:szCs w:val="24"/>
                <w:rtl w:val="0"/>
              </w:rPr>
              <w:t xml:space="preserve"> una</w:t>
            </w:r>
          </w:ins>
        </w:sdtContent>
      </w:sdt>
      <w:r w:rsidDel="00000000" w:rsidR="00000000" w:rsidRPr="00000000">
        <w:rPr>
          <w:rFonts w:ascii="Times New Roman" w:cs="Times New Roman" w:eastAsia="Times New Roman" w:hAnsi="Times New Roman"/>
          <w:sz w:val="24"/>
          <w:szCs w:val="24"/>
          <w:rtl w:val="0"/>
        </w:rPr>
        <w:t xml:space="preserve"> regla, </w:t>
      </w:r>
      <w:sdt>
        <w:sdtPr>
          <w:id w:val="-671204152"/>
          <w:tag w:val="goog_rdk_547"/>
        </w:sdtPr>
        <w:sdtContent>
          <w:ins w:author="Jordi Ferrer Beltran" w:id="284" w:date="2025-09-08T01:17:00Z"/>
          <w:sdt>
            <w:sdtPr>
              <w:id w:val="-851288386"/>
              <w:tag w:val="goog_rdk_548"/>
            </w:sdtPr>
            <w:sdtContent>
              <w:commentRangeStart w:id="84"/>
            </w:sdtContent>
          </w:sdt>
          <w:ins w:author="Jordi Ferrer Beltran" w:id="284" w:date="2025-09-08T01:17:00Z">
            <w:r w:rsidDel="00000000" w:rsidR="00000000" w:rsidRPr="00000000">
              <w:rPr>
                <w:rFonts w:ascii="Times New Roman" w:cs="Times New Roman" w:eastAsia="Times New Roman" w:hAnsi="Times New Roman"/>
                <w:sz w:val="24"/>
                <w:szCs w:val="24"/>
                <w:rtl w:val="0"/>
              </w:rPr>
              <w:t xml:space="preserve">o</w:t>
            </w:r>
          </w:ins>
        </w:sdtContent>
      </w:sdt>
      <w:sdt>
        <w:sdtPr>
          <w:id w:val="1680751492"/>
          <w:tag w:val="goog_rdk_549"/>
        </w:sdtPr>
        <w:sdtContent>
          <w:del w:author="Jordi Ferrer Beltran" w:id="284" w:date="2025-09-08T01:17:00Z">
            <w:r w:rsidDel="00000000" w:rsidR="00000000" w:rsidRPr="00000000">
              <w:rPr>
                <w:rFonts w:ascii="Times New Roman" w:cs="Times New Roman" w:eastAsia="Times New Roman" w:hAnsi="Times New Roman"/>
                <w:sz w:val="24"/>
                <w:szCs w:val="24"/>
                <w:rtl w:val="0"/>
              </w:rPr>
              <w:delText xml:space="preserve">y</w:delText>
            </w:r>
          </w:del>
        </w:sdtContent>
      </w:sdt>
      <w:sdt>
        <w:sdtPr>
          <w:id w:val="-359804323"/>
          <w:tag w:val="goog_rdk_550"/>
        </w:sdtPr>
        <w:sdtContent>
          <w:ins w:author="Jordi Ferrer Beltran" w:id="285" w:date="2025-09-08T01:17:00Z">
            <w:r w:rsidDel="00000000" w:rsidR="00000000" w:rsidRPr="00000000">
              <w:rPr>
                <w:rFonts w:ascii="Times New Roman" w:cs="Times New Roman" w:eastAsia="Times New Roman" w:hAnsi="Times New Roman"/>
                <w:sz w:val="24"/>
                <w:szCs w:val="24"/>
                <w:rtl w:val="0"/>
              </w:rPr>
              <w:t xml:space="preserve"> bien</w:t>
            </w:r>
          </w:ins>
        </w:sdtContent>
      </w:sdt>
      <w:r w:rsidDel="00000000" w:rsidR="00000000" w:rsidRPr="00000000">
        <w:rPr>
          <w:rFonts w:ascii="Times New Roman" w:cs="Times New Roman" w:eastAsia="Times New Roman" w:hAnsi="Times New Roman"/>
          <w:sz w:val="24"/>
          <w:szCs w:val="24"/>
          <w:rtl w:val="0"/>
        </w:rPr>
        <w:t xml:space="preserve"> 2)</w:t>
      </w:r>
      <w:sdt>
        <w:sdtPr>
          <w:id w:val="1336690451"/>
          <w:tag w:val="goog_rdk_551"/>
        </w:sdtPr>
        <w:sdtContent>
          <w:ins w:author="Jordi Ferrer Beltran" w:id="286" w:date="2025-09-08T01:17: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no hay regla, pero se puede invocar por vía de un principio</w:t>
      </w:r>
      <w:commentRangeEnd w:id="84"/>
      <w:r w:rsidDel="00000000" w:rsidR="00000000" w:rsidRPr="00000000">
        <w:commentReference w:id="84"/>
      </w:r>
      <w:r w:rsidDel="00000000" w:rsidR="00000000" w:rsidRPr="00000000">
        <w:rPr>
          <w:rFonts w:ascii="Times New Roman" w:cs="Times New Roman" w:eastAsia="Times New Roman" w:hAnsi="Times New Roman"/>
          <w:sz w:val="24"/>
          <w:szCs w:val="24"/>
          <w:rtl w:val="0"/>
        </w:rPr>
        <w:t xml:space="preserve">. Ambos puntos responden a acciones ilícitas que </w:t>
      </w:r>
      <w:sdt>
        <w:sdtPr>
          <w:id w:val="1164758920"/>
          <w:tag w:val="goog_rdk_552"/>
        </w:sdtPr>
        <w:sdtContent>
          <w:del w:author="Jordi Ferrer Beltran" w:id="287" w:date="2025-09-08T01:18:00Z">
            <w:r w:rsidDel="00000000" w:rsidR="00000000" w:rsidRPr="00000000">
              <w:rPr>
                <w:rFonts w:ascii="Times New Roman" w:cs="Times New Roman" w:eastAsia="Times New Roman" w:hAnsi="Times New Roman"/>
                <w:sz w:val="24"/>
                <w:szCs w:val="24"/>
                <w:rtl w:val="0"/>
              </w:rPr>
              <w:delText xml:space="preserve">conllevan </w:delText>
            </w:r>
          </w:del>
        </w:sdtContent>
      </w:sdt>
      <w:sdt>
        <w:sdtPr>
          <w:id w:val="-1939661555"/>
          <w:tag w:val="goog_rdk_553"/>
        </w:sdtPr>
        <w:sdtContent>
          <w:ins w:author="Jordi Ferrer Beltran" w:id="287" w:date="2025-09-08T01:18:00Z">
            <w:r w:rsidDel="00000000" w:rsidR="00000000" w:rsidRPr="00000000">
              <w:rPr>
                <w:rFonts w:ascii="Times New Roman" w:cs="Times New Roman" w:eastAsia="Times New Roman" w:hAnsi="Times New Roman"/>
                <w:sz w:val="24"/>
                <w:szCs w:val="24"/>
                <w:rtl w:val="0"/>
              </w:rPr>
              <w:t xml:space="preserve">dan lugar </w:t>
            </w:r>
          </w:ins>
        </w:sdtContent>
      </w:sdt>
      <w:r w:rsidDel="00000000" w:rsidR="00000000" w:rsidRPr="00000000">
        <w:rPr>
          <w:rFonts w:ascii="Times New Roman" w:cs="Times New Roman" w:eastAsia="Times New Roman" w:hAnsi="Times New Roman"/>
          <w:sz w:val="24"/>
          <w:szCs w:val="24"/>
          <w:rtl w:val="0"/>
        </w:rPr>
        <w:t xml:space="preserve">a una prueba de esa misma índole</w:t>
      </w:r>
      <w:sdt>
        <w:sdtPr>
          <w:id w:val="-856647236"/>
          <w:tag w:val="goog_rdk_554"/>
        </w:sdtPr>
        <w:sdtContent>
          <w:del w:author="Jordi Ferrer Beltran" w:id="288" w:date="2025-09-08T01:18:00Z">
            <w:r w:rsidDel="00000000" w:rsidR="00000000" w:rsidRPr="00000000">
              <w:rPr>
                <w:rFonts w:ascii="Times New Roman" w:cs="Times New Roman" w:eastAsia="Times New Roman" w:hAnsi="Times New Roman"/>
                <w:sz w:val="24"/>
                <w:szCs w:val="24"/>
                <w:rtl w:val="0"/>
              </w:rPr>
              <w:delText xml:space="preserve">, con supuestos como en los que se violan derechos fundamentales</w:delText>
            </w:r>
            <w:r w:rsidDel="00000000" w:rsidR="00000000" w:rsidRPr="00000000">
              <w:rPr>
                <w:rFonts w:ascii="Times New Roman" w:cs="Times New Roman" w:eastAsia="Times New Roman" w:hAnsi="Times New Roman"/>
                <w:sz w:val="24"/>
                <w:szCs w:val="24"/>
                <w:vertAlign w:val="superscript"/>
              </w:rPr>
              <w:footnoteReference w:customMarkFollows="0" w:id="135"/>
            </w:r>
          </w:del>
        </w:sdtContent>
      </w:sdt>
      <w:r w:rsidDel="00000000" w:rsidR="00000000" w:rsidRPr="00000000">
        <w:rPr>
          <w:rFonts w:ascii="Times New Roman" w:cs="Times New Roman" w:eastAsia="Times New Roman" w:hAnsi="Times New Roman"/>
          <w:sz w:val="24"/>
          <w:szCs w:val="24"/>
          <w:rtl w:val="0"/>
        </w:rPr>
        <w:t xml:space="preserve">.</w:t>
      </w:r>
    </w:p>
    <w:sdt>
      <w:sdtPr>
        <w:id w:val="697867486"/>
        <w:tag w:val="goog_rdk_561"/>
      </w:sdtPr>
      <w:sdtContent>
        <w:p w:rsidR="00000000" w:rsidDel="00000000" w:rsidP="00000000" w:rsidRDefault="00000000" w:rsidRPr="00000000" w14:paraId="0000012A">
          <w:pPr>
            <w:spacing w:line="360" w:lineRule="auto"/>
            <w:jc w:val="both"/>
            <w:rPr>
              <w:ins w:author="Jordi Ferrer Beltran" w:id="292" w:date="2025-09-08T01:19: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Teniendo en cuenta todo ese panorama planteado</w:t>
          </w:r>
          <w:sdt>
            <w:sdtPr>
              <w:id w:val="1711537405"/>
              <w:tag w:val="goog_rdk_555"/>
            </w:sdtPr>
            <w:sdtContent>
              <w:ins w:author="Jordi Ferrer Beltran" w:id="289" w:date="2025-09-08T01:19: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entonces se puede dar paso a desarrollar las conclusiones de</w:t>
          </w:r>
          <w:sdt>
            <w:sdtPr>
              <w:id w:val="-667065429"/>
              <w:tag w:val="goog_rdk_556"/>
            </w:sdtPr>
            <w:sdtContent>
              <w:ins w:author="Jordi Ferrer Beltran" w:id="290" w:date="2025-09-08T01:19:00Z">
                <w:r w:rsidDel="00000000" w:rsidR="00000000" w:rsidRPr="00000000">
                  <w:rPr>
                    <w:rFonts w:ascii="Times New Roman" w:cs="Times New Roman" w:eastAsia="Times New Roman" w:hAnsi="Times New Roman"/>
                    <w:sz w:val="24"/>
                    <w:szCs w:val="24"/>
                    <w:rtl w:val="0"/>
                  </w:rPr>
                  <w:t xml:space="preserve"> este capítulo</w:t>
                </w:r>
              </w:ins>
            </w:sdtContent>
          </w:sdt>
          <w:sdt>
            <w:sdtPr>
              <w:id w:val="-1212169273"/>
              <w:tag w:val="goog_rdk_557"/>
            </w:sdtPr>
            <w:sdtContent>
              <w:del w:author="Jordi Ferrer Beltran" w:id="290" w:date="2025-09-08T01:19:00Z">
                <w:r w:rsidDel="00000000" w:rsidR="00000000" w:rsidRPr="00000000">
                  <w:rPr>
                    <w:rFonts w:ascii="Times New Roman" w:cs="Times New Roman" w:eastAsia="Times New Roman" w:hAnsi="Times New Roman"/>
                    <w:sz w:val="24"/>
                    <w:szCs w:val="24"/>
                    <w:rtl w:val="0"/>
                  </w:rPr>
                  <w:delText xml:space="preserve">l apartado</w:delText>
                </w:r>
              </w:del>
            </w:sdtContent>
          </w:sdt>
          <w:r w:rsidDel="00000000" w:rsidR="00000000" w:rsidRPr="00000000">
            <w:rPr>
              <w:rFonts w:ascii="Times New Roman" w:cs="Times New Roman" w:eastAsia="Times New Roman" w:hAnsi="Times New Roman"/>
              <w:sz w:val="24"/>
              <w:szCs w:val="24"/>
              <w:rtl w:val="0"/>
            </w:rPr>
            <w:t xml:space="preserve">. Estas son el reflejo de cada uno de los aspectos que se han asumido </w:t>
          </w:r>
          <w:sdt>
            <w:sdtPr>
              <w:id w:val="471425150"/>
              <w:tag w:val="goog_rdk_558"/>
            </w:sdtPr>
            <w:sdtContent>
              <w:del w:author="Jordi Ferrer Beltran" w:id="291" w:date="2025-09-08T01:19:00Z">
                <w:r w:rsidDel="00000000" w:rsidR="00000000" w:rsidRPr="00000000">
                  <w:rPr>
                    <w:rFonts w:ascii="Times New Roman" w:cs="Times New Roman" w:eastAsia="Times New Roman" w:hAnsi="Times New Roman"/>
                    <w:sz w:val="24"/>
                    <w:szCs w:val="24"/>
                    <w:rtl w:val="0"/>
                  </w:rPr>
                  <w:delText xml:space="preserve">en el presente trabajo</w:delText>
                </w:r>
              </w:del>
            </w:sdtContent>
          </w:sdt>
          <w:sdt>
            <w:sdtPr>
              <w:id w:val="134633413"/>
              <w:tag w:val="goog_rdk_559"/>
            </w:sdtPr>
            <w:sdtContent>
              <w:ins w:author="Jordi Ferrer Beltran" w:id="291" w:date="2025-09-08T01:19:00Z">
                <w:r w:rsidDel="00000000" w:rsidR="00000000" w:rsidRPr="00000000">
                  <w:rPr>
                    <w:rFonts w:ascii="Times New Roman" w:cs="Times New Roman" w:eastAsia="Times New Roman" w:hAnsi="Times New Roman"/>
                    <w:sz w:val="24"/>
                    <w:szCs w:val="24"/>
                    <w:rtl w:val="0"/>
                  </w:rPr>
                  <w:t xml:space="preserve">hasta aquí</w:t>
                </w:r>
              </w:ins>
            </w:sdtContent>
          </w:sdt>
          <w:r w:rsidDel="00000000" w:rsidR="00000000" w:rsidRPr="00000000">
            <w:rPr>
              <w:rFonts w:ascii="Times New Roman" w:cs="Times New Roman" w:eastAsia="Times New Roman" w:hAnsi="Times New Roman"/>
              <w:sz w:val="24"/>
              <w:szCs w:val="24"/>
              <w:rtl w:val="0"/>
            </w:rPr>
            <w:t xml:space="preserve">.</w:t>
          </w:r>
          <w:sdt>
            <w:sdtPr>
              <w:id w:val="-804547154"/>
              <w:tag w:val="goog_rdk_560"/>
            </w:sdtPr>
            <w:sdtContent>
              <w:ins w:author="Jordi Ferrer Beltran" w:id="292" w:date="2025-09-08T01:19:00Z">
                <w:r w:rsidDel="00000000" w:rsidR="00000000" w:rsidRPr="00000000">
                  <w:rPr>
                    <w:rtl w:val="0"/>
                  </w:rPr>
                </w:r>
              </w:ins>
            </w:sdtContent>
          </w:sdt>
        </w:p>
      </w:sdtContent>
    </w:sdt>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sdt>
      <w:sdtPr>
        <w:id w:val="-828762277"/>
        <w:tag w:val="goog_rdk_569"/>
      </w:sdtPr>
      <w:sdtContent>
        <w:p w:rsidR="00000000" w:rsidDel="00000000" w:rsidP="00000000" w:rsidRDefault="00000000" w:rsidRPr="00000000" w14:paraId="000001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ins w:author="Jordi Ferrer Beltran" w:id="295" w:date="2025-09-08T01:19:00Z"/>
              <w:rFonts w:ascii="Times New Roman" w:cs="Times New Roman" w:eastAsia="Times New Roman" w:hAnsi="Times New Roman"/>
              <w:b w:val="1"/>
              <w:i w:val="0"/>
              <w:smallCaps w:val="0"/>
              <w:strike w:val="0"/>
              <w:color w:val="000000"/>
              <w:sz w:val="24"/>
              <w:szCs w:val="24"/>
              <w:u w:val="none"/>
              <w:shd w:fill="auto" w:val="clear"/>
              <w:vertAlign w:val="baseline"/>
              <w:rPrChange w:author="Jordi Ferrer Beltran" w:id="296" w:date="2025-09-08T01:19:00Z">
                <w:rPr/>
              </w:rPrChange>
            </w:rPr>
            <w:pPrChange w:author="Jordi Ferrer Beltran" w:id="0" w:date="2025-09-08T01:19:00Z">
              <w:pPr>
                <w:spacing w:line="360" w:lineRule="auto"/>
                <w:jc w:val="both"/>
              </w:pPr>
            </w:pPrChange>
          </w:pPr>
          <w:sdt>
            <w:sdtPr>
              <w:id w:val="-1402359881"/>
              <w:tag w:val="goog_rdk_563"/>
            </w:sdtPr>
            <w:sdtContent>
              <w:ins w:author="Jordi Ferrer Beltran" w:id="293" w:date="2025-09-08T01:19:00Z">
                <w:r w:rsidDel="00000000" w:rsidR="00000000" w:rsidRPr="00000000">
                  <w:rPr>
                    <w:rFonts w:ascii="Times New Roman" w:cs="Times New Roman" w:eastAsia="Times New Roman" w:hAnsi="Times New Roman"/>
                    <w:b w:val="1"/>
                    <w:sz w:val="24"/>
                    <w:szCs w:val="24"/>
                    <w:rtl w:val="0"/>
                  </w:rPr>
                  <w:t xml:space="preserve"> </w:t>
                </w:r>
              </w:ins>
            </w:sdtContent>
          </w:sdt>
          <w:sdt>
            <w:sdtPr>
              <w:id w:val="629938863"/>
              <w:tag w:val="goog_rdk_564"/>
            </w:sdtPr>
            <w:sdtContent>
              <w:del w:author="Jordi Ferrer Beltran" w:id="293" w:date="2025-09-08T01:19:00Z"/>
              <w:sdt>
                <w:sdtPr>
                  <w:id w:val="-1005803631"/>
                  <w:tag w:val="goog_rdk_565"/>
                </w:sdtPr>
                <w:sdtContent>
                  <w:del w:author="Jordi Ferrer Beltran" w:id="293" w:date="2025-09-08T01:19:00Z">
                    <w:r w:rsidDel="00000000" w:rsidR="00000000" w:rsidRPr="00000000">
                      <w:rPr>
                        <w:rFonts w:ascii="Times New Roman" w:cs="Times New Roman" w:eastAsia="Times New Roman" w:hAnsi="Times New Roman"/>
                        <w:b w:val="1"/>
                        <w:sz w:val="24"/>
                        <w:szCs w:val="24"/>
                        <w:rtl w:val="0"/>
                        <w:rPrChange w:author="Jordi Ferrer Beltran" w:id="294" w:date="2025-09-08T01:19:00Z">
                          <w:rPr/>
                        </w:rPrChange>
                      </w:rPr>
                      <w:delText xml:space="preserve">1.3. </w:delText>
                    </w:r>
                  </w:del>
                </w:sdtContent>
              </w:sdt>
              <w:del w:author="Jordi Ferrer Beltran" w:id="293" w:date="2025-09-08T01:19:00Z"/>
            </w:sdtContent>
          </w:sdt>
          <w:sdt>
            <w:sdtPr>
              <w:id w:val="1555946129"/>
              <w:tag w:val="goog_rdk_566"/>
            </w:sdtPr>
            <w:sdtContent>
              <w:r w:rsidDel="00000000" w:rsidR="00000000" w:rsidRPr="00000000">
                <w:rPr>
                  <w:rFonts w:ascii="Times New Roman" w:cs="Times New Roman" w:eastAsia="Times New Roman" w:hAnsi="Times New Roman"/>
                  <w:b w:val="1"/>
                  <w:sz w:val="24"/>
                  <w:szCs w:val="24"/>
                  <w:rtl w:val="0"/>
                  <w:rPrChange w:author="Jordi Ferrer Beltran" w:id="294" w:date="2025-09-08T01:19:00Z">
                    <w:rPr/>
                  </w:rPrChange>
                </w:rPr>
                <w:t xml:space="preserve">Conclusiones parciales</w:t>
              </w:r>
            </w:sdtContent>
          </w:sdt>
          <w:sdt>
            <w:sdtPr>
              <w:id w:val="1707201518"/>
              <w:tag w:val="goog_rdk_567"/>
            </w:sdtPr>
            <w:sdtContent>
              <w:ins w:author="Jordi Ferrer Beltran" w:id="295" w:date="2025-09-08T01:19:00Z"/>
              <w:sdt>
                <w:sdtPr>
                  <w:id w:val="-2057990170"/>
                  <w:tag w:val="goog_rdk_568"/>
                </w:sdtPr>
                <w:sdtContent>
                  <w:ins w:author="Jordi Ferrer Beltran" w:id="295" w:date="2025-09-08T01:19:00Z">
                    <w:r w:rsidDel="00000000" w:rsidR="00000000" w:rsidRPr="00000000">
                      <w:rPr>
                        <w:rtl w:val="0"/>
                      </w:rPr>
                    </w:r>
                  </w:ins>
                </w:sdtContent>
              </w:sdt>
              <w:ins w:author="Jordi Ferrer Beltran" w:id="295" w:date="2025-09-08T01:19:00Z"/>
            </w:sdtContent>
          </w:sdt>
        </w:p>
      </w:sdtContent>
    </w:sdt>
    <w:sdt>
      <w:sdtPr>
        <w:id w:val="620256816"/>
        <w:tag w:val="goog_rdk_571"/>
      </w:sdtPr>
      <w:sdtContent>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Change w:author="Jordi Ferrer Beltran" w:id="297" w:date="2025-09-08T01:19:00Z">
                <w:rPr/>
              </w:rPrChange>
            </w:rPr>
            <w:pPrChange w:author="Jordi Ferrer Beltran" w:id="0" w:date="2025-09-08T01:19:00Z">
              <w:pPr>
                <w:spacing w:line="360" w:lineRule="auto"/>
                <w:jc w:val="both"/>
              </w:pPr>
            </w:pPrChange>
          </w:pPr>
          <w:sdt>
            <w:sdtPr>
              <w:id w:val="1734055056"/>
              <w:tag w:val="goog_rdk_570"/>
            </w:sdtPr>
            <w:sdtContent>
              <w:r w:rsidDel="00000000" w:rsidR="00000000" w:rsidRPr="00000000">
                <w:rPr>
                  <w:rtl w:val="0"/>
                </w:rPr>
              </w:r>
            </w:sdtContent>
          </w:sdt>
        </w:p>
      </w:sdtContent>
    </w:sdt>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haber realizado esta parte del estudio se pueden esbozar algunas ideas de cierre, aunque no definitivas. Todo ello teniendo como hilo conductor el análisis del concepto de prueba ilícita y la señalización de los dos puntos de partida desde: a) el problema terminológico, b) los sentidos en que se define la prueba ilícita.</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ha podido notar, existen muchas maneras de denominar a las ilicitudes probatorias. En la mayoría de los casos se pueden reconocer varios puntos comunes o que marcan aspectos que van en una misma línea. En general, la diversidad de términos que se usan </w:t>
      </w:r>
      <w:sdt>
        <w:sdtPr>
          <w:id w:val="1332863401"/>
          <w:tag w:val="goog_rdk_572"/>
        </w:sdtPr>
        <w:sdtContent>
          <w:commentRangeStart w:id="85"/>
        </w:sdtContent>
      </w:sdt>
      <w:r w:rsidDel="00000000" w:rsidR="00000000" w:rsidRPr="00000000">
        <w:rPr>
          <w:rFonts w:ascii="Times New Roman" w:cs="Times New Roman" w:eastAsia="Times New Roman" w:hAnsi="Times New Roman"/>
          <w:sz w:val="24"/>
          <w:szCs w:val="24"/>
          <w:rtl w:val="0"/>
        </w:rPr>
        <w:t xml:space="preserve">expresa </w:t>
      </w:r>
      <w:sdt>
        <w:sdtPr>
          <w:id w:val="1034206330"/>
          <w:tag w:val="goog_rdk_573"/>
        </w:sdtPr>
        <w:sdtContent>
          <w:del w:author="Jordi Ferrer Beltran" w:id="298" w:date="2025-09-08T01:22:00Z">
            <w:r w:rsidDel="00000000" w:rsidR="00000000" w:rsidRPr="00000000">
              <w:rPr>
                <w:rFonts w:ascii="Times New Roman" w:cs="Times New Roman" w:eastAsia="Times New Roman" w:hAnsi="Times New Roman"/>
                <w:sz w:val="24"/>
                <w:szCs w:val="24"/>
                <w:rtl w:val="0"/>
              </w:rPr>
              <w:delText xml:space="preserve">desacuerdos </w:delText>
            </w:r>
          </w:del>
        </w:sdtContent>
      </w:sdt>
      <w:sdt>
        <w:sdtPr>
          <w:id w:val="-833872678"/>
          <w:tag w:val="goog_rdk_574"/>
        </w:sdtPr>
        <w:sdtContent>
          <w:ins w:author="Jordi Ferrer Beltran" w:id="298" w:date="2025-09-08T01:22:00Z">
            <w:r w:rsidDel="00000000" w:rsidR="00000000" w:rsidRPr="00000000">
              <w:rPr>
                <w:rFonts w:ascii="Times New Roman" w:cs="Times New Roman" w:eastAsia="Times New Roman" w:hAnsi="Times New Roman"/>
                <w:sz w:val="24"/>
                <w:szCs w:val="24"/>
                <w:rtl w:val="0"/>
              </w:rPr>
              <w:t xml:space="preserve">divergencias </w:t>
            </w:r>
          </w:ins>
        </w:sdtContent>
      </w:sdt>
      <w:r w:rsidDel="00000000" w:rsidR="00000000" w:rsidRPr="00000000">
        <w:rPr>
          <w:rFonts w:ascii="Times New Roman" w:cs="Times New Roman" w:eastAsia="Times New Roman" w:hAnsi="Times New Roman"/>
          <w:sz w:val="24"/>
          <w:szCs w:val="24"/>
          <w:rtl w:val="0"/>
        </w:rPr>
        <w:t xml:space="preserve">meramente verbales</w:t>
      </w:r>
      <w:commentRangeEnd w:id="85"/>
      <w:r w:rsidDel="00000000" w:rsidR="00000000" w:rsidRPr="00000000">
        <w:commentReference w:id="85"/>
      </w:r>
      <w:r w:rsidDel="00000000" w:rsidR="00000000" w:rsidRPr="00000000">
        <w:rPr>
          <w:rFonts w:ascii="Times New Roman" w:cs="Times New Roman" w:eastAsia="Times New Roman" w:hAnsi="Times New Roman"/>
          <w:sz w:val="24"/>
          <w:szCs w:val="24"/>
          <w:rtl w:val="0"/>
        </w:rPr>
        <w:t xml:space="preserve">, con algunos aspectos que pueden llamar la atención y que </w:t>
      </w:r>
      <w:sdt>
        <w:sdtPr>
          <w:id w:val="-1998569284"/>
          <w:tag w:val="goog_rdk_575"/>
        </w:sdtPr>
        <w:sdtContent>
          <w:del w:author="Jordi Ferrer Beltran" w:id="299" w:date="2025-09-08T01:24:00Z">
            <w:r w:rsidDel="00000000" w:rsidR="00000000" w:rsidRPr="00000000">
              <w:rPr>
                <w:rFonts w:ascii="Times New Roman" w:cs="Times New Roman" w:eastAsia="Times New Roman" w:hAnsi="Times New Roman"/>
                <w:sz w:val="24"/>
                <w:szCs w:val="24"/>
                <w:rtl w:val="0"/>
              </w:rPr>
              <w:delText xml:space="preserve">conllevan </w:delText>
            </w:r>
          </w:del>
        </w:sdtContent>
      </w:sdt>
      <w:sdt>
        <w:sdtPr>
          <w:id w:val="-575893998"/>
          <w:tag w:val="goog_rdk_576"/>
        </w:sdtPr>
        <w:sdtContent>
          <w:ins w:author="Jordi Ferrer Beltran" w:id="299" w:date="2025-09-08T01:24:00Z">
            <w:r w:rsidDel="00000000" w:rsidR="00000000" w:rsidRPr="00000000">
              <w:rPr>
                <w:rFonts w:ascii="Times New Roman" w:cs="Times New Roman" w:eastAsia="Times New Roman" w:hAnsi="Times New Roman"/>
                <w:sz w:val="24"/>
                <w:szCs w:val="24"/>
                <w:rtl w:val="0"/>
              </w:rPr>
              <w:t xml:space="preserve">pueden llevar a </w:t>
            </w:r>
          </w:ins>
        </w:sdtContent>
      </w:sdt>
      <w:r w:rsidDel="00000000" w:rsidR="00000000" w:rsidRPr="00000000">
        <w:rPr>
          <w:rFonts w:ascii="Times New Roman" w:cs="Times New Roman" w:eastAsia="Times New Roman" w:hAnsi="Times New Roman"/>
          <w:sz w:val="24"/>
          <w:szCs w:val="24"/>
          <w:rtl w:val="0"/>
        </w:rPr>
        <w:t xml:space="preserve">algunas confusiones, por lo que una labor de aclaración terminológica ayuda a precisar cuáles serían los términos o expresiones más adecuados al respecto.</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examen de la diversidad de términos utilizados se puede resumir de la siguiente manera, a) </w:t>
      </w:r>
      <w:sdt>
        <w:sdtPr>
          <w:id w:val="1447604205"/>
          <w:tag w:val="goog_rdk_577"/>
        </w:sdtPr>
        <w:sdtContent>
          <w:commentRangeStart w:id="86"/>
        </w:sdtContent>
      </w:sdt>
      <w:r w:rsidDel="00000000" w:rsidR="00000000" w:rsidRPr="00000000">
        <w:rPr>
          <w:rFonts w:ascii="Times New Roman" w:cs="Times New Roman" w:eastAsia="Times New Roman" w:hAnsi="Times New Roman"/>
          <w:i w:val="1"/>
          <w:sz w:val="24"/>
          <w:szCs w:val="24"/>
          <w:rtl w:val="0"/>
        </w:rPr>
        <w:t xml:space="preserve">prueba ilícita</w:t>
      </w:r>
      <w:r w:rsidDel="00000000" w:rsidR="00000000" w:rsidRPr="00000000">
        <w:rPr>
          <w:rFonts w:ascii="Times New Roman" w:cs="Times New Roman" w:eastAsia="Times New Roman" w:hAnsi="Times New Roman"/>
          <w:sz w:val="24"/>
          <w:szCs w:val="24"/>
          <w:rtl w:val="0"/>
        </w:rPr>
        <w:t xml:space="preserve"> puede ser la mejor manera de llamar al fenómeno de las ilicitudes probatorias</w:t>
      </w:r>
      <w:commentRangeEnd w:id="86"/>
      <w:r w:rsidDel="00000000" w:rsidR="00000000" w:rsidRPr="00000000">
        <w:commentReference w:id="86"/>
      </w:r>
      <w:r w:rsidDel="00000000" w:rsidR="00000000" w:rsidRPr="00000000">
        <w:rPr>
          <w:rFonts w:ascii="Times New Roman" w:cs="Times New Roman" w:eastAsia="Times New Roman" w:hAnsi="Times New Roman"/>
          <w:sz w:val="24"/>
          <w:szCs w:val="24"/>
          <w:rtl w:val="0"/>
        </w:rPr>
        <w:t xml:space="preserve">; b) la prueba ilícita, la prueba irregular y las prohibiciones probatorias son instituciones con puntos de conexión, </w:t>
      </w:r>
      <w:sdt>
        <w:sdtPr>
          <w:id w:val="169011675"/>
          <w:tag w:val="goog_rdk_578"/>
        </w:sdtPr>
        <w:sdtContent>
          <w:commentRangeStart w:id="87"/>
        </w:sdtContent>
      </w:sdt>
      <w:r w:rsidDel="00000000" w:rsidR="00000000" w:rsidRPr="00000000">
        <w:rPr>
          <w:rFonts w:ascii="Times New Roman" w:cs="Times New Roman" w:eastAsia="Times New Roman" w:hAnsi="Times New Roman"/>
          <w:sz w:val="24"/>
          <w:szCs w:val="24"/>
          <w:rtl w:val="0"/>
        </w:rPr>
        <w:t xml:space="preserve">pero diferentes entre sí</w:t>
      </w:r>
      <w:commentRangeEnd w:id="87"/>
      <w:r w:rsidDel="00000000" w:rsidR="00000000" w:rsidRPr="00000000">
        <w:commentReference w:id="87"/>
      </w:r>
      <w:r w:rsidDel="00000000" w:rsidR="00000000" w:rsidRPr="00000000">
        <w:rPr>
          <w:rFonts w:ascii="Times New Roman" w:cs="Times New Roman" w:eastAsia="Times New Roman" w:hAnsi="Times New Roman"/>
          <w:sz w:val="24"/>
          <w:szCs w:val="24"/>
          <w:rtl w:val="0"/>
        </w:rPr>
        <w:t xml:space="preserve">, pues su análisis dependerá más bien de la definición que se asuma y de las propiedades a partir de las que se tracen las distinciones; c) se pueden unificar algunas expresiones con otras más generales, tal es el caso de la prueba ilegal y la prueba inconstitucional con prueba ilícita o prueba irregular, entre otras; d) el resto de las formas de denominar a las ilicitudes probatorias (prueba nula, prueba viciada, prueba clandestina, prueba ilícita de valoración prohibida) son expresiones utilizadas de diferentes maneras y tendentes a crear confusión. </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modo que sería oportuno pensar en eliminar términos innecesarios y unificar algunos. Con esto se puede ayudar a resolver en alguna medida el problema de la falta de uniformidad en los usos de términos existentes en la doctrina y en la jurisprudencia, y la influencia que tiene ello en que no se pueda entender con claridad de qué se trata cada institución. </w:t>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la terminología tan diversa</w:t>
      </w:r>
      <w:sdt>
        <w:sdtPr>
          <w:id w:val="-4047588"/>
          <w:tag w:val="goog_rdk_579"/>
        </w:sdtPr>
        <w:sdtContent>
          <w:ins w:author="Jordi Ferrer Beltran" w:id="300" w:date="2025-09-08T01:28:00Z">
            <w:r w:rsidDel="00000000" w:rsidR="00000000" w:rsidRPr="00000000">
              <w:rPr>
                <w:rFonts w:ascii="Times New Roman" w:cs="Times New Roman" w:eastAsia="Times New Roman" w:hAnsi="Times New Roman"/>
                <w:sz w:val="24"/>
                <w:szCs w:val="24"/>
                <w:rtl w:val="0"/>
              </w:rPr>
              <w:t xml:space="preserve">, en este trabajo</w:t>
            </w:r>
          </w:ins>
        </w:sdtContent>
      </w:sdt>
      <w:r w:rsidDel="00000000" w:rsidR="00000000" w:rsidRPr="00000000">
        <w:rPr>
          <w:rFonts w:ascii="Times New Roman" w:cs="Times New Roman" w:eastAsia="Times New Roman" w:hAnsi="Times New Roman"/>
          <w:sz w:val="24"/>
          <w:szCs w:val="24"/>
          <w:rtl w:val="0"/>
        </w:rPr>
        <w:t xml:space="preserve"> se opta por utilizar la expresión «prueba ilícita». Esta puede valorarse como la más adecuada para denominar el fenómeno de las ilicitudes probatorias</w:t>
      </w:r>
      <w:sdt>
        <w:sdtPr>
          <w:id w:val="-11996484"/>
          <w:tag w:val="goog_rdk_580"/>
        </w:sdtPr>
        <w:sdtContent>
          <w:ins w:author="Jordi Ferrer Beltran" w:id="301" w:date="2025-09-08T01:29:00Z">
            <w:r w:rsidDel="00000000" w:rsidR="00000000" w:rsidRPr="00000000">
              <w:rPr>
                <w:rFonts w:ascii="Times New Roman" w:cs="Times New Roman" w:eastAsia="Times New Roman" w:hAnsi="Times New Roman"/>
                <w:sz w:val="24"/>
                <w:szCs w:val="24"/>
                <w:rtl w:val="0"/>
              </w:rPr>
              <w:t xml:space="preserve">. Así, </w:t>
            </w:r>
          </w:ins>
        </w:sdtContent>
      </w:sdt>
      <w:sdt>
        <w:sdtPr>
          <w:id w:val="-84525512"/>
          <w:tag w:val="goog_rdk_581"/>
        </w:sdtPr>
        <w:sdtContent>
          <w:del w:author="Jordi Ferrer Beltran" w:id="301" w:date="2025-09-08T01:29:00Z">
            <w:r w:rsidDel="00000000" w:rsidR="00000000" w:rsidRPr="00000000">
              <w:rPr>
                <w:rFonts w:ascii="Times New Roman" w:cs="Times New Roman" w:eastAsia="Times New Roman" w:hAnsi="Times New Roman"/>
                <w:sz w:val="24"/>
                <w:szCs w:val="24"/>
                <w:rtl w:val="0"/>
              </w:rPr>
              <w:delText xml:space="preserve"> y, al mismo tiempo, </w:delText>
            </w:r>
          </w:del>
        </w:sdtContent>
      </w:sdt>
      <w:r w:rsidDel="00000000" w:rsidR="00000000" w:rsidRPr="00000000">
        <w:rPr>
          <w:rFonts w:ascii="Times New Roman" w:cs="Times New Roman" w:eastAsia="Times New Roman" w:hAnsi="Times New Roman"/>
          <w:sz w:val="24"/>
          <w:szCs w:val="24"/>
          <w:rtl w:val="0"/>
        </w:rPr>
        <w:t xml:space="preserve">se entiende por prueba ilícita aquella </w:t>
      </w:r>
      <w:sdt>
        <w:sdtPr>
          <w:id w:val="300224910"/>
          <w:tag w:val="goog_rdk_582"/>
        </w:sdtPr>
        <w:sdtContent>
          <w:del w:author="Jordi Ferrer Beltran" w:id="302" w:date="2025-09-08T01:30:00Z">
            <w:r w:rsidDel="00000000" w:rsidR="00000000" w:rsidRPr="00000000">
              <w:rPr>
                <w:rFonts w:ascii="Times New Roman" w:cs="Times New Roman" w:eastAsia="Times New Roman" w:hAnsi="Times New Roman"/>
                <w:sz w:val="24"/>
                <w:szCs w:val="24"/>
                <w:rtl w:val="0"/>
              </w:rPr>
              <w:delText xml:space="preserve">que resulta de la violación de</w:delText>
            </w:r>
          </w:del>
        </w:sdtContent>
      </w:sdt>
      <w:sdt>
        <w:sdtPr>
          <w:id w:val="-1621991490"/>
          <w:tag w:val="goog_rdk_583"/>
        </w:sdtPr>
        <w:sdtContent>
          <w:ins w:author="Jordi Ferrer Beltran" w:id="302" w:date="2025-09-08T01:30:00Z">
            <w:r w:rsidDel="00000000" w:rsidR="00000000" w:rsidRPr="00000000">
              <w:rPr>
                <w:rFonts w:ascii="Times New Roman" w:cs="Times New Roman" w:eastAsia="Times New Roman" w:hAnsi="Times New Roman"/>
                <w:sz w:val="24"/>
                <w:szCs w:val="24"/>
                <w:rtl w:val="0"/>
              </w:rPr>
              <w:t xml:space="preserve">en cuya obtención o práctica se ha violado</w:t>
            </w:r>
          </w:ins>
        </w:sdtContent>
      </w:sdt>
      <w:r w:rsidDel="00000000" w:rsidR="00000000" w:rsidRPr="00000000">
        <w:rPr>
          <w:rFonts w:ascii="Times New Roman" w:cs="Times New Roman" w:eastAsia="Times New Roman" w:hAnsi="Times New Roman"/>
          <w:sz w:val="24"/>
          <w:szCs w:val="24"/>
          <w:rtl w:val="0"/>
        </w:rPr>
        <w:t xml:space="preserve"> </w:t>
      </w:r>
      <w:sdt>
        <w:sdtPr>
          <w:id w:val="-293337269"/>
          <w:tag w:val="goog_rdk_584"/>
        </w:sdtPr>
        <w:sdtContent>
          <w:ins w:author="Jordi Ferrer Beltran" w:id="303" w:date="2025-09-08T01:28:00Z">
            <w:r w:rsidDel="00000000" w:rsidR="00000000" w:rsidRPr="00000000">
              <w:rPr>
                <w:rFonts w:ascii="Times New Roman" w:cs="Times New Roman" w:eastAsia="Times New Roman" w:hAnsi="Times New Roman"/>
                <w:sz w:val="24"/>
                <w:szCs w:val="24"/>
                <w:rtl w:val="0"/>
              </w:rPr>
              <w:t xml:space="preserve">cualquier </w:t>
            </w:r>
          </w:ins>
        </w:sdtContent>
      </w:sdt>
      <w:r w:rsidDel="00000000" w:rsidR="00000000" w:rsidRPr="00000000">
        <w:rPr>
          <w:rFonts w:ascii="Times New Roman" w:cs="Times New Roman" w:eastAsia="Times New Roman" w:hAnsi="Times New Roman"/>
          <w:sz w:val="24"/>
          <w:szCs w:val="24"/>
          <w:rtl w:val="0"/>
        </w:rPr>
        <w:t xml:space="preserve">norma</w:t>
      </w:r>
      <w:sdt>
        <w:sdtPr>
          <w:id w:val="1663573461"/>
          <w:tag w:val="goog_rdk_585"/>
        </w:sdtPr>
        <w:sdtContent>
          <w:ins w:author="Jordi Ferrer Beltran" w:id="304" w:date="2025-09-08T01:28:00Z">
            <w:r w:rsidDel="00000000" w:rsidR="00000000" w:rsidRPr="00000000">
              <w:rPr>
                <w:rFonts w:ascii="Times New Roman" w:cs="Times New Roman" w:eastAsia="Times New Roman" w:hAnsi="Times New Roman"/>
                <w:sz w:val="24"/>
                <w:szCs w:val="24"/>
                <w:rtl w:val="0"/>
              </w:rPr>
              <w:t xml:space="preserve"> regulativa</w:t>
            </w:r>
          </w:ins>
        </w:sdtContent>
      </w:sdt>
      <w:sdt>
        <w:sdtPr>
          <w:id w:val="-1499737"/>
          <w:tag w:val="goog_rdk_586"/>
        </w:sdtPr>
        <w:sdtContent>
          <w:del w:author="Jordi Ferrer Beltran" w:id="304" w:date="2025-09-08T01:28:00Z">
            <w:r w:rsidDel="00000000" w:rsidR="00000000" w:rsidRPr="00000000">
              <w:rPr>
                <w:rFonts w:ascii="Times New Roman" w:cs="Times New Roman" w:eastAsia="Times New Roman" w:hAnsi="Times New Roman"/>
                <w:sz w:val="24"/>
                <w:szCs w:val="24"/>
                <w:rtl w:val="0"/>
              </w:rPr>
              <w:delText xml:space="preserve">s</w:delText>
            </w:r>
          </w:del>
        </w:sdtContent>
      </w:sdt>
      <w:r w:rsidDel="00000000" w:rsidR="00000000" w:rsidRPr="00000000">
        <w:rPr>
          <w:rFonts w:ascii="Times New Roman" w:cs="Times New Roman" w:eastAsia="Times New Roman" w:hAnsi="Times New Roman"/>
          <w:sz w:val="24"/>
          <w:szCs w:val="24"/>
          <w:rtl w:val="0"/>
        </w:rPr>
        <w:t xml:space="preserve"> de</w:t>
      </w:r>
      <w:sdt>
        <w:sdtPr>
          <w:id w:val="1984202431"/>
          <w:tag w:val="goog_rdk_587"/>
        </w:sdtPr>
        <w:sdtContent>
          <w:ins w:author="Jordi Ferrer Beltran" w:id="305" w:date="2025-09-08T01:28:00Z">
            <w:r w:rsidDel="00000000" w:rsidR="00000000" w:rsidRPr="00000000">
              <w:rPr>
                <w:rFonts w:ascii="Times New Roman" w:cs="Times New Roman" w:eastAsia="Times New Roman" w:hAnsi="Times New Roman"/>
                <w:sz w:val="24"/>
                <w:szCs w:val="24"/>
                <w:rtl w:val="0"/>
              </w:rPr>
              <w:t xml:space="preserve">l</w:t>
            </w:r>
          </w:ins>
        </w:sdtContent>
      </w:sdt>
      <w:r w:rsidDel="00000000" w:rsidR="00000000" w:rsidRPr="00000000">
        <w:rPr>
          <w:rFonts w:ascii="Times New Roman" w:cs="Times New Roman" w:eastAsia="Times New Roman" w:hAnsi="Times New Roman"/>
          <w:sz w:val="24"/>
          <w:szCs w:val="24"/>
          <w:rtl w:val="0"/>
        </w:rPr>
        <w:t xml:space="preserve"> ordenamiento jurídico</w:t>
      </w:r>
      <w:sdt>
        <w:sdtPr>
          <w:id w:val="-163153757"/>
          <w:tag w:val="goog_rdk_588"/>
        </w:sdtPr>
        <w:sdtContent>
          <w:del w:author="Jordi Ferrer Beltran" w:id="306" w:date="2025-09-08T01:28:00Z">
            <w:r w:rsidDel="00000000" w:rsidR="00000000" w:rsidRPr="00000000">
              <w:rPr>
                <w:rFonts w:ascii="Times New Roman" w:cs="Times New Roman" w:eastAsia="Times New Roman" w:hAnsi="Times New Roman"/>
                <w:sz w:val="24"/>
                <w:szCs w:val="24"/>
                <w:rtl w:val="0"/>
              </w:rPr>
              <w:delText xml:space="preserve"> entendiendo por estas las normas regulativas</w:delText>
            </w:r>
          </w:del>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Dichas afirmaciones se apoyan en la siguiente justificación - vista a través de dos órdenes -:</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Sistemático, que tiene también una cuestión pragmática de por medio, pues constituye </w:t>
      </w:r>
      <w:sdt>
        <w:sdtPr>
          <w:id w:val="1599374752"/>
          <w:tag w:val="goog_rdk_589"/>
        </w:sdtPr>
        <w:sdtContent>
          <w:commentRangeStart w:id="88"/>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expresión que tiene mayor utilización en la doctrina y no se busca una modificación que resulte contraproducente</w:t>
      </w:r>
      <w:commentRangeEnd w:id="88"/>
      <w:r w:rsidDel="00000000" w:rsidR="00000000" w:rsidRPr="00000000">
        <w:commentReference w:id="8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mantendría por razones </w:t>
      </w:r>
      <w:sdt>
        <w:sdtPr>
          <w:id w:val="166031696"/>
          <w:tag w:val="goog_rdk_590"/>
        </w:sdtPr>
        <w:sdtContent>
          <w:commentRangeStart w:id="89"/>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sistemáticas porque es la expresión de mayor uso y también por una cuestión pragmática</w:t>
      </w:r>
      <w:commentRangeEnd w:id="89"/>
      <w:r w:rsidDel="00000000" w:rsidR="00000000" w:rsidRPr="00000000">
        <w:commentReference w:id="8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decir, una noción que es más utilizada en la doctrina y, por ende, resulta beneficioso mantenerla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3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Explicativo. </w:t>
      </w:r>
      <w:sdt>
        <w:sdtPr>
          <w:id w:val="-1947582085"/>
          <w:tag w:val="goog_rdk_591"/>
        </w:sdtPr>
        <w:sdtContent>
          <w:commentRangeStart w:id="9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justificación de orden explicativo </w:t>
      </w:r>
      <w:commentRangeEnd w:id="90"/>
      <w:r w:rsidDel="00000000" w:rsidR="00000000" w:rsidRPr="00000000">
        <w:commentReference w:id="9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tiene que ver con el hecho de que dicha expresión cuenta con mayor amplitud explicativa o mayor amplitud teórica, porque logra agrupar un universo grande de casos, mayor que las otras (como, por ejemplo: prueba viciada, prueba prohibida, prueba inconstitucional, etc.).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una expresión que logra abarcar un universo de casos que son la mayor parte de los que se tratan en la doctrina, la dogmática o la jurisprudencia que estudia este tema. Es el término o expresión que se usa para hablar de un concepto más abarcador. </w:t>
      </w:r>
      <w:sdt>
        <w:sdtPr>
          <w:id w:val="612439967"/>
          <w:tag w:val="goog_rdk_592"/>
        </w:sdtPr>
        <w:sdtContent>
          <w:del w:author="Jordi Ferrer Beltran" w:id="307" w:date="2025-09-08T01:36: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Lo que interesa, por tanto, es la definición de prueba ilícita y el fenómeno al que se refiere.</w:delText>
            </w:r>
          </w:del>
        </w:sdtContent>
      </w:sdt>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la consideración explicativa, esta nomenclatura logra agrupar al menos los siguientes tipos de casos, que se pueden clasificar en dos grupos. </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grupo de casos: </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Pruebas obtenidas como resultado de la violación de </w:t>
      </w:r>
      <w:sdt>
        <w:sdtPr>
          <w:id w:val="1295798074"/>
          <w:tag w:val="goog_rdk_593"/>
        </w:sdtPr>
        <w:sdtContent>
          <w:commentRangeStart w:id="9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principios en sentido estricto, es decir, mediante la violación de derechos fundamentales</w:t>
      </w:r>
      <w:commentRangeEnd w:id="91"/>
      <w:r w:rsidDel="00000000" w:rsidR="00000000" w:rsidRPr="00000000">
        <w:commentReference w:id="9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grupo de casos:</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Pruebas obtenidas como resultado de la violación de reglas de acción</w:t>
      </w:r>
      <w:sdt>
        <w:sdtPr>
          <w:id w:val="2099463235"/>
          <w:tag w:val="goog_rdk_594"/>
        </w:sdtPr>
        <w:sdtContent>
          <w:del w:author="Jordi Ferrer Beltran" w:id="308" w:date="2025-09-08T01: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y</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dentro de</w:t>
      </w:r>
      <w:sdt>
        <w:sdtPr>
          <w:id w:val="1040169528"/>
          <w:tag w:val="goog_rdk_595"/>
        </w:sdtPr>
        <w:sdtContent>
          <w:ins w:author="Jordi Ferrer Beltran" w:id="309" w:date="2025-09-08T01: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 cuales</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1953946573"/>
          <w:tag w:val="goog_rdk_596"/>
        </w:sdtPr>
        <w:sdtContent>
          <w:del w:author="Jordi Ferrer Beltran" w:id="310" w:date="2025-09-08T01: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estas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pueden ubicar:</w:t>
      </w:r>
    </w:p>
    <w:p w:rsidR="00000000" w:rsidDel="00000000" w:rsidP="00000000" w:rsidRDefault="00000000" w:rsidRPr="00000000" w14:paraId="0000013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en los </w:t>
      </w:r>
      <w:sdt>
        <w:sdtPr>
          <w:id w:val="-2075513770"/>
          <w:tag w:val="goog_rdk_597"/>
        </w:sdtPr>
        <w:sdtContent>
          <w:del w:author="Jordi Ferrer Beltran" w:id="311" w:date="2025-09-08T01: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cuales </w:delText>
            </w:r>
          </w:del>
        </w:sdtContent>
      </w:sdt>
      <w:sdt>
        <w:sdtPr>
          <w:id w:val="-1719129787"/>
          <w:tag w:val="goog_rdk_598"/>
        </w:sdtPr>
        <w:sdtContent>
          <w:ins w:author="Jordi Ferrer Beltran" w:id="311" w:date="2025-09-08T01: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prueba que se obtiene resulta de la violación de prohibiciones de producción probatoria: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 prohibiciones probatorias relativas a los métodos de obtención de pruebas.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A.2. prohibiciones probatorias relativas a los medios de prueba.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A.3. prohibiciones probatorias relativas a temas u objeto de prueba.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Estos tres tipos de prohibiciones de producción probatoria pueden encontrarse </w:t>
      </w:r>
      <w:sdt>
        <w:sdtPr>
          <w:id w:val="1299821522"/>
          <w:tag w:val="goog_rdk_599"/>
        </w:sdtPr>
        <w:sdtContent>
          <w:del w:author="Jordi Ferrer Beltran" w:id="312" w:date="2025-09-08T01: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reconocidas </w:delText>
            </w:r>
          </w:del>
        </w:sdtContent>
      </w:sdt>
      <w:sdt>
        <w:sdtPr>
          <w:id w:val="-887721356"/>
          <w:tag w:val="goog_rdk_600"/>
        </w:sdtPr>
        <w:sdtContent>
          <w:ins w:author="Jordi Ferrer Beltran" w:id="312" w:date="2025-09-08T01: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establecidas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 Constitución o en los códigos de procedimiento penal.</w:t>
      </w:r>
    </w:p>
    <w:p w:rsidR="00000000" w:rsidDel="00000000" w:rsidP="00000000" w:rsidRDefault="00000000" w:rsidRPr="00000000" w14:paraId="0000014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en los </w:t>
      </w:r>
      <w:sdt>
        <w:sdtPr>
          <w:id w:val="-2047611591"/>
          <w:tag w:val="goog_rdk_601"/>
        </w:sdtPr>
        <w:sdtContent>
          <w:del w:author="Jordi Ferrer Beltran" w:id="313" w:date="2025-09-08T01: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cuales </w:delText>
            </w:r>
          </w:del>
        </w:sdtContent>
      </w:sdt>
      <w:sdt>
        <w:sdtPr>
          <w:id w:val="-433575846"/>
          <w:tag w:val="goog_rdk_602"/>
        </w:sdtPr>
        <w:sdtContent>
          <w:ins w:author="Jordi Ferrer Beltran" w:id="313" w:date="2025-09-08T01: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prueba que se obtiene resulta de la violación de normas procedimentales (como la</w:t>
      </w:r>
      <w:sdt>
        <w:sdtPr>
          <w:id w:val="1936103088"/>
          <w:tag w:val="goog_rdk_603"/>
        </w:sdtPr>
        <w:sdtContent>
          <w:ins w:author="Jordi Ferrer Beltran" w:id="314" w:date="2025-09-08T01:3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que regulan la</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cadena de custodia, por ejemplo).</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primer grupo de casos vale la pena señalar que son los que con mayor frecuencia se observan en la práctica jurídica (pruebas obtenidas como resultado de la violación de derechos fundamentales). Algunos ejemplos: </w:t>
      </w:r>
    </w:p>
    <w:p w:rsidR="00000000" w:rsidDel="00000000" w:rsidP="00000000" w:rsidRDefault="00000000" w:rsidRPr="00000000" w14:paraId="000001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graba las conversaciones telefónicas de «Y» sin autorización judicial.</w:t>
      </w:r>
    </w:p>
    <w:p w:rsidR="00000000" w:rsidDel="00000000" w:rsidP="00000000" w:rsidRDefault="00000000" w:rsidRPr="00000000" w14:paraId="000001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 realiza un registro en el domicilio de «W» sin autorización judicial y </w:t>
      </w:r>
      <w:sdt>
        <w:sdtPr>
          <w:id w:val="-2117771470"/>
          <w:tag w:val="goog_rdk_604"/>
        </w:sdtPr>
        <w:sdtContent>
          <w:del w:author="Jordi Ferrer Beltran" w:id="315" w:date="2025-09-08T01:3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sin la presencia de testigos</w:delText>
            </w:r>
          </w:del>
        </w:sdtContent>
      </w:sdt>
      <w:sdt>
        <w:sdtPr>
          <w:id w:val="173002975"/>
          <w:tag w:val="goog_rdk_605"/>
        </w:sdtPr>
        <w:sdtContent>
          <w:ins w:author="Jordi Ferrer Beltran" w:id="315" w:date="2025-09-08T01:3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 el permiso de «W»</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abre la correspondencia de «H» sin autorización judicial</w:t>
      </w:r>
      <w:sdt>
        <w:sdtPr>
          <w:id w:val="-539859566"/>
          <w:tag w:val="goog_rdk_606"/>
        </w:sdtPr>
        <w:sdtContent>
          <w:ins w:author="Jordi Ferrer Beltran" w:id="316" w:date="2025-09-08T01:4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sin el permiso de «H»,</w:t>
            </w:r>
          </w:ins>
        </w:sdtContent>
      </w:sdt>
      <w:sdt>
        <w:sdtPr>
          <w:id w:val="-1489728423"/>
          <w:tag w:val="goog_rdk_607"/>
        </w:sdtPr>
        <w:sdtContent>
          <w:del w:author="Jordi Ferrer Beltran" w:id="316" w:date="2025-09-08T01:4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w:delText>
            </w:r>
          </w:del>
        </w:sdtContent>
      </w:sdt>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505841914"/>
          <w:tag w:val="goog_rdk_608"/>
        </w:sdtPr>
        <w:sdtContent>
          <w:commentRangeStart w:id="9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aprueba una toma de muestra de sangre del imputado «E» sin su consentimiento.</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segundo grupo de casos se pueden hacer determinadas distinciones según el tipo de norma vulnerada, de la manera siguiente: </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 que resulta de la violación de normas constitucionales que no establecen derechos fundamentales:</w:t>
      </w:r>
    </w:p>
    <w:p w:rsidR="00000000" w:rsidDel="00000000" w:rsidP="00000000" w:rsidRDefault="00000000" w:rsidRPr="00000000" w14:paraId="0000014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357559868"/>
          <w:tag w:val="goog_rdk_609"/>
        </w:sdtPr>
        <w:sdtContent>
          <w:commentRangeStart w:id="9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donde acontece una violación de garantías legales como el debido proceso</w:t>
      </w:r>
      <w:commentRangeEnd w:id="93"/>
      <w:r w:rsidDel="00000000" w:rsidR="00000000" w:rsidRPr="00000000">
        <w:commentReference w:id="9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donde acontece una violación de principios constitucionales.</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 que se obtiene mediante violación de </w:t>
      </w:r>
      <w:sdt>
        <w:sdtPr>
          <w:id w:val="-1336255751"/>
          <w:tag w:val="goog_rdk_610"/>
        </w:sdtPr>
        <w:sdtContent>
          <w:commentRangeStart w:id="94"/>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normas procesales</w:t>
      </w:r>
      <w:commentRangeEnd w:id="94"/>
      <w:r w:rsidDel="00000000" w:rsidR="00000000" w:rsidRPr="00000000">
        <w:commentReference w:id="9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Casos como los que tienen lugar cuando se viola una garantía</w:t>
      </w:r>
      <w:sdt>
        <w:sdtPr>
          <w:id w:val="1475259393"/>
          <w:tag w:val="goog_rdk_611"/>
        </w:sdtPr>
        <w:sdtContent>
          <w:ins w:author="Jordi Ferrer Beltran" w:id="317" w:date="2025-09-08T01:4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orden legal</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 que se obtiene mediante violación de </w:t>
      </w:r>
      <w:sdt>
        <w:sdtPr>
          <w:id w:val="-2006503636"/>
          <w:tag w:val="goog_rdk_612"/>
        </w:sdtPr>
        <w:sdtContent>
          <w:commentRangeStart w:id="9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normas procedimentales</w:t>
      </w:r>
      <w:commentRangeEnd w:id="95"/>
      <w:r w:rsidDel="00000000" w:rsidR="00000000" w:rsidRPr="00000000">
        <w:commentReference w:id="9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Casos en los que se quebranta la normativa referida a la cadena de custodia.</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otra línea se puede afirmar que esta nomenclatura, como posición incluyente, agrupa los puntos de vista de varios autores que utilizan este término</w:t>
      </w:r>
      <w:r w:rsidDel="00000000" w:rsidR="00000000" w:rsidRPr="00000000">
        <w:rPr>
          <w:rFonts w:ascii="Times New Roman" w:cs="Times New Roman" w:eastAsia="Times New Roman" w:hAnsi="Times New Roman"/>
          <w:sz w:val="24"/>
          <w:szCs w:val="24"/>
          <w:vertAlign w:val="superscript"/>
        </w:rPr>
        <w:footnoteReference w:customMarkFollows="0" w:id="137"/>
      </w:r>
      <w:r w:rsidDel="00000000" w:rsidR="00000000" w:rsidRPr="00000000">
        <w:rPr>
          <w:rFonts w:ascii="Times New Roman" w:cs="Times New Roman" w:eastAsia="Times New Roman" w:hAnsi="Times New Roman"/>
          <w:sz w:val="24"/>
          <w:szCs w:val="24"/>
          <w:rtl w:val="0"/>
        </w:rPr>
        <w:t xml:space="preserve">, y, también, el importante apoyo jurisprudencial que tiene. Este último se puede visualizar en l</w:t>
      </w:r>
      <w:sdt>
        <w:sdtPr>
          <w:id w:val="-1655331540"/>
          <w:tag w:val="goog_rdk_613"/>
        </w:sdtPr>
        <w:sdtContent>
          <w:ins w:author="Jordi Ferrer Beltran" w:id="318" w:date="2025-09-08T01:47:00Z">
            <w:r w:rsidDel="00000000" w:rsidR="00000000" w:rsidRPr="00000000">
              <w:rPr>
                <w:rFonts w:ascii="Times New Roman" w:cs="Times New Roman" w:eastAsia="Times New Roman" w:hAnsi="Times New Roman"/>
                <w:sz w:val="24"/>
                <w:szCs w:val="24"/>
                <w:rtl w:val="0"/>
              </w:rPr>
              <w:t xml:space="preserve">o</w:t>
            </w:r>
          </w:ins>
        </w:sdtContent>
      </w:sdt>
      <w:sdt>
        <w:sdtPr>
          <w:id w:val="-207642676"/>
          <w:tag w:val="goog_rdk_614"/>
        </w:sdtPr>
        <w:sdtContent>
          <w:del w:author="Jordi Ferrer Beltran" w:id="318" w:date="2025-09-08T01:47:00Z">
            <w:r w:rsidDel="00000000" w:rsidR="00000000" w:rsidRPr="00000000">
              <w:rPr>
                <w:rFonts w:ascii="Times New Roman" w:cs="Times New Roman" w:eastAsia="Times New Roman" w:hAnsi="Times New Roman"/>
                <w:sz w:val="24"/>
                <w:szCs w:val="24"/>
                <w:rtl w:val="0"/>
              </w:rPr>
              <w:delText xml:space="preserve">a</w:delText>
            </w:r>
          </w:del>
        </w:sdtContent>
      </w:sdt>
      <w:r w:rsidDel="00000000" w:rsidR="00000000" w:rsidRPr="00000000">
        <w:rPr>
          <w:rFonts w:ascii="Times New Roman" w:cs="Times New Roman" w:eastAsia="Times New Roman" w:hAnsi="Times New Roman"/>
          <w:sz w:val="24"/>
          <w:szCs w:val="24"/>
          <w:rtl w:val="0"/>
        </w:rPr>
        <w:t xml:space="preserve">s siguientes </w:t>
      </w:r>
      <w:sdt>
        <w:sdtPr>
          <w:id w:val="-1169999741"/>
          <w:tag w:val="goog_rdk_615"/>
        </w:sdtPr>
        <w:sdtContent>
          <w:del w:author="Jordi Ferrer Beltran" w:id="319" w:date="2025-09-08T01:47:00Z">
            <w:r w:rsidDel="00000000" w:rsidR="00000000" w:rsidRPr="00000000">
              <w:rPr>
                <w:rFonts w:ascii="Times New Roman" w:cs="Times New Roman" w:eastAsia="Times New Roman" w:hAnsi="Times New Roman"/>
                <w:sz w:val="24"/>
                <w:szCs w:val="24"/>
                <w:rtl w:val="0"/>
              </w:rPr>
              <w:delText xml:space="preserve">líneas de </w:delText>
            </w:r>
          </w:del>
        </w:sdtContent>
      </w:sdt>
      <w:r w:rsidDel="00000000" w:rsidR="00000000" w:rsidRPr="00000000">
        <w:rPr>
          <w:rFonts w:ascii="Times New Roman" w:cs="Times New Roman" w:eastAsia="Times New Roman" w:hAnsi="Times New Roman"/>
          <w:sz w:val="24"/>
          <w:szCs w:val="24"/>
          <w:rtl w:val="0"/>
        </w:rPr>
        <w:t xml:space="preserve">pronunciamientos</w:t>
      </w:r>
      <w:sdt>
        <w:sdtPr>
          <w:id w:val="-1455861809"/>
          <w:tag w:val="goog_rdk_616"/>
        </w:sdtPr>
        <w:sdtContent>
          <w:ins w:author="Jordi Ferrer Beltran" w:id="320" w:date="2025-09-08T01:47:00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Fonts w:ascii="Times New Roman" w:cs="Times New Roman" w:eastAsia="Times New Roman" w:hAnsi="Times New Roman"/>
          <w:sz w:val="24"/>
          <w:szCs w:val="24"/>
          <w:rtl w:val="0"/>
        </w:rPr>
        <w:t xml:space="preserve"> </w:t>
      </w:r>
      <w:sdt>
        <w:sdtPr>
          <w:id w:val="-267442954"/>
          <w:tag w:val="goog_rdk_617"/>
        </w:sdtPr>
        <w:sdtContent>
          <w:del w:author="Jordi Ferrer Beltran" w:id="321" w:date="2025-09-08T01:47:00Z">
            <w:r w:rsidDel="00000000" w:rsidR="00000000" w:rsidRPr="00000000">
              <w:rPr>
                <w:rFonts w:ascii="Times New Roman" w:cs="Times New Roman" w:eastAsia="Times New Roman" w:hAnsi="Times New Roman"/>
                <w:sz w:val="24"/>
                <w:szCs w:val="24"/>
                <w:rtl w:val="0"/>
              </w:rPr>
              <w:delText xml:space="preserve">tales como </w:delText>
            </w:r>
          </w:del>
        </w:sdtContent>
      </w:sdt>
      <w:r w:rsidDel="00000000" w:rsidR="00000000" w:rsidRPr="00000000">
        <w:rPr>
          <w:rFonts w:ascii="Times New Roman" w:cs="Times New Roman" w:eastAsia="Times New Roman" w:hAnsi="Times New Roman"/>
          <w:sz w:val="24"/>
          <w:szCs w:val="24"/>
          <w:rtl w:val="0"/>
        </w:rPr>
        <w:t xml:space="preserve">la STC 114/1984, STC 107/1985, el Auto TS/1992 (“Caso Naseiro”), la STS 54/2015, la STS 116/2017 (Caso “Lista Falciani”) o la STS 3162/2022</w:t>
      </w:r>
      <w:sdt>
        <w:sdtPr>
          <w:id w:val="1838563993"/>
          <w:tag w:val="goog_rdk_618"/>
        </w:sdtPr>
        <w:sdtContent>
          <w:commentRangeStart w:id="96"/>
        </w:sdtContent>
      </w:sdt>
      <w:r w:rsidDel="00000000" w:rsidR="00000000" w:rsidRPr="00000000">
        <w:rPr>
          <w:rFonts w:ascii="Times New Roman" w:cs="Times New Roman" w:eastAsia="Times New Roman" w:hAnsi="Times New Roman"/>
          <w:sz w:val="24"/>
          <w:szCs w:val="24"/>
          <w:vertAlign w:val="superscript"/>
        </w:rPr>
        <w:footnoteReference w:customMarkFollows="0" w:id="138"/>
      </w:r>
      <w:r w:rsidDel="00000000" w:rsidR="00000000" w:rsidRPr="00000000">
        <w:rPr>
          <w:rFonts w:ascii="Times New Roman" w:cs="Times New Roman" w:eastAsia="Times New Roman" w:hAnsi="Times New Roman"/>
          <w:sz w:val="24"/>
          <w:szCs w:val="24"/>
          <w:rtl w:val="0"/>
        </w:rPr>
        <w:t xml:space="preserve">.</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Otras expresiones, en cambio, presentan el problema de que excluyen muchos tipos de casos. Ahora bien, es importante profundizar en el propio hecho de asumir una expresión inclusiva, dado que una nomenclatura muy abarcadora tiene determinados problemas también. </w:t>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Entender por prueba ilícita aquella que se obtiene o practica mediante la violación de normas regulativas conlleva a tener que enfrentarse a un conjunto de aspectos que pudieran parecer </w:t>
      </w:r>
      <w:sdt>
        <w:sdtPr>
          <w:id w:val="-177935734"/>
          <w:tag w:val="goog_rdk_619"/>
        </w:sdtPr>
        <w:sdtContent>
          <w:del w:author="Jordi Ferrer Beltran" w:id="322" w:date="2025-09-08T01:52:00Z">
            <w:r w:rsidDel="00000000" w:rsidR="00000000" w:rsidRPr="00000000">
              <w:rPr>
                <w:rFonts w:ascii="Times New Roman" w:cs="Times New Roman" w:eastAsia="Times New Roman" w:hAnsi="Times New Roman"/>
                <w:sz w:val="24"/>
                <w:szCs w:val="24"/>
                <w:rtl w:val="0"/>
              </w:rPr>
              <w:delText xml:space="preserve">contradictorios</w:delText>
            </w:r>
          </w:del>
        </w:sdtContent>
      </w:sdt>
      <w:sdt>
        <w:sdtPr>
          <w:id w:val="-1607830786"/>
          <w:tag w:val="goog_rdk_620"/>
        </w:sdtPr>
        <w:sdtContent>
          <w:ins w:author="Jordi Ferrer Beltran" w:id="322" w:date="2025-09-08T01:52:00Z">
            <w:r w:rsidDel="00000000" w:rsidR="00000000" w:rsidRPr="00000000">
              <w:rPr>
                <w:rFonts w:ascii="Times New Roman" w:cs="Times New Roman" w:eastAsia="Times New Roman" w:hAnsi="Times New Roman"/>
                <w:sz w:val="24"/>
                <w:szCs w:val="24"/>
                <w:rtl w:val="0"/>
              </w:rPr>
              <w:t xml:space="preserve">inadecuados</w:t>
            </w:r>
          </w:ins>
        </w:sdtContent>
      </w:sdt>
      <w:r w:rsidDel="00000000" w:rsidR="00000000" w:rsidRPr="00000000">
        <w:rPr>
          <w:rFonts w:ascii="Times New Roman" w:cs="Times New Roman" w:eastAsia="Times New Roman" w:hAnsi="Times New Roman"/>
          <w:sz w:val="24"/>
          <w:szCs w:val="24"/>
          <w:rtl w:val="0"/>
        </w:rPr>
        <w:t xml:space="preserve">. Una definición que permite abarcar tantos tipos de casos conduce a pensar en puntos que ajustar necesariamente, por ejemplo: a) ¿habría prueba ilícita en casos de prueba anticipada? b) ¿habría prueba ilícita en los supuestos de preguntas </w:t>
      </w:r>
      <w:sdt>
        <w:sdtPr>
          <w:id w:val="-288292963"/>
          <w:tag w:val="goog_rdk_621"/>
        </w:sdtPr>
        <w:sdtContent>
          <w:commentRangeStart w:id="97"/>
        </w:sdtContent>
      </w:sdt>
      <w:r w:rsidDel="00000000" w:rsidR="00000000" w:rsidRPr="00000000">
        <w:rPr>
          <w:rFonts w:ascii="Times New Roman" w:cs="Times New Roman" w:eastAsia="Times New Roman" w:hAnsi="Times New Roman"/>
          <w:sz w:val="24"/>
          <w:szCs w:val="24"/>
          <w:rtl w:val="0"/>
        </w:rPr>
        <w:t xml:space="preserve">fuera de lugar </w:t>
      </w:r>
      <w:commentRangeEnd w:id="97"/>
      <w:r w:rsidDel="00000000" w:rsidR="00000000" w:rsidRPr="00000000">
        <w:commentReference w:id="97"/>
      </w:r>
      <w:r w:rsidDel="00000000" w:rsidR="00000000" w:rsidRPr="00000000">
        <w:rPr>
          <w:rFonts w:ascii="Times New Roman" w:cs="Times New Roman" w:eastAsia="Times New Roman" w:hAnsi="Times New Roman"/>
          <w:sz w:val="24"/>
          <w:szCs w:val="24"/>
          <w:rtl w:val="0"/>
        </w:rPr>
        <w:t xml:space="preserve">realizadas en juicio oral, durante la práctica de las pruebas?, o c) ¿se puede hablar de prueba ilícita en sede de valoración de prueba?</w:t>
      </w:r>
      <w:r w:rsidDel="00000000" w:rsidR="00000000" w:rsidRPr="00000000">
        <w:rPr>
          <w:rFonts w:ascii="Times New Roman" w:cs="Times New Roman" w:eastAsia="Times New Roman" w:hAnsi="Times New Roman"/>
          <w:sz w:val="24"/>
          <w:szCs w:val="24"/>
          <w:vertAlign w:val="superscript"/>
        </w:rPr>
        <w:footnoteReference w:customMarkFollows="0" w:id="139"/>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sdt>
        <w:sdtPr>
          <w:id w:val="-86921174"/>
          <w:tag w:val="goog_rdk_622"/>
        </w:sdtPr>
        <w:sdtContent>
          <w:commentRangeStart w:id="98"/>
        </w:sdtContent>
      </w:sdt>
      <w:r w:rsidDel="00000000" w:rsidR="00000000" w:rsidRPr="00000000">
        <w:rPr>
          <w:rFonts w:ascii="Times New Roman" w:cs="Times New Roman" w:eastAsia="Times New Roman" w:hAnsi="Times New Roman"/>
          <w:sz w:val="24"/>
          <w:szCs w:val="24"/>
          <w:rtl w:val="0"/>
        </w:rPr>
        <w:t xml:space="preserve">Conforme a esta posición es importante resaltar que la prueba ilícita es de notarse para analizar su alcance, tal vez no requiera de una regla expresa, pero sí se necesitará definir en qué consiste y a partir de ahí sostener cuales serían las consecuencias que luego corresponden. </w:t>
      </w:r>
      <w:commentRangeEnd w:id="98"/>
      <w:r w:rsidDel="00000000" w:rsidR="00000000" w:rsidRPr="00000000">
        <w:commentReference w:id="98"/>
      </w:r>
      <w:r w:rsidDel="00000000" w:rsidR="00000000" w:rsidRPr="00000000">
        <w:rPr>
          <w:rFonts w:ascii="Times New Roman" w:cs="Times New Roman" w:eastAsia="Times New Roman" w:hAnsi="Times New Roman"/>
          <w:sz w:val="24"/>
          <w:szCs w:val="24"/>
          <w:rtl w:val="0"/>
        </w:rPr>
        <w:t xml:space="preserve">La clave está en entender que la actividad de violar esas normas regulativas es lo que hace que una prueba pueda resultar ilícita, por lo que se sigue la necesidad de estipular reglas que dispongan las consecuencias de la ilicitud. </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 esto, en el siguiente capítulo se abordará la regulación jurídica de la prueba ilícita y su impacto en el proceso judicial</w:t>
      </w:r>
      <w:sdt>
        <w:sdtPr>
          <w:id w:val="1763266341"/>
          <w:tag w:val="goog_rdk_623"/>
        </w:sdtPr>
        <w:sdtContent>
          <w:del w:author="Jordi Ferrer Beltran" w:id="323" w:date="2025-09-08T01:53:00Z">
            <w:r w:rsidDel="00000000" w:rsidR="00000000" w:rsidRPr="00000000">
              <w:rPr>
                <w:rFonts w:ascii="Times New Roman" w:cs="Times New Roman" w:eastAsia="Times New Roman" w:hAnsi="Times New Roman"/>
                <w:sz w:val="24"/>
                <w:szCs w:val="24"/>
                <w:rtl w:val="0"/>
              </w:rPr>
              <w:delText xml:space="preserve">, como una manera de ubicar a la institución objeto de estudio en el centro de atención dentro del ordenamiento jurídico y del proceso mismo</w:delText>
            </w:r>
          </w:del>
        </w:sdtContent>
      </w:sdt>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b w:val="1"/>
          <w:sz w:val="24"/>
          <w:szCs w:val="24"/>
        </w:rPr>
      </w:pPr>
      <w:r w:rsidDel="00000000" w:rsidR="00000000" w:rsidRPr="00000000">
        <w:rPr>
          <w:rtl w:val="0"/>
        </w:rPr>
      </w:r>
    </w:p>
    <w:sdt>
      <w:sdtPr>
        <w:id w:val="2139501180"/>
        <w:tag w:val="goog_rdk_626"/>
      </w:sdtPr>
      <w:sdtContent>
        <w:p w:rsidR="00000000" w:rsidDel="00000000" w:rsidP="00000000" w:rsidRDefault="00000000" w:rsidRPr="00000000" w14:paraId="00000158">
          <w:pPr>
            <w:rPr>
              <w:ins w:author="Jordi Ferrer Beltran" w:id="324" w:date="2025-09-08T00:59:00Z"/>
              <w:rFonts w:ascii="Times New Roman" w:cs="Times New Roman" w:eastAsia="Times New Roman" w:hAnsi="Times New Roman"/>
              <w:b w:val="1"/>
              <w:sz w:val="24"/>
              <w:szCs w:val="24"/>
            </w:rPr>
          </w:pPr>
          <w:sdt>
            <w:sdtPr>
              <w:id w:val="1876807601"/>
              <w:tag w:val="goog_rdk_625"/>
            </w:sdtPr>
            <w:sdtContent>
              <w:ins w:author="Jordi Ferrer Beltran" w:id="324" w:date="2025-09-08T00:59:00Z">
                <w:r w:rsidDel="00000000" w:rsidR="00000000" w:rsidRPr="00000000">
                  <w:br w:type="page"/>
                </w:r>
                <w:r w:rsidDel="00000000" w:rsidR="00000000" w:rsidRPr="00000000">
                  <w:rPr>
                    <w:rtl w:val="0"/>
                  </w:rPr>
                </w:r>
              </w:ins>
            </w:sdtContent>
          </w:sdt>
        </w:p>
      </w:sdtContent>
    </w:sdt>
    <w:p w:rsidR="00000000" w:rsidDel="00000000" w:rsidP="00000000" w:rsidRDefault="00000000" w:rsidRPr="00000000" w14:paraId="00000159">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II. La </w:t>
      </w:r>
      <w:sdt>
        <w:sdtPr>
          <w:id w:val="-1951835093"/>
          <w:tag w:val="goog_rdk_627"/>
        </w:sdtPr>
        <w:sdtContent>
          <w:del w:author="Jordi Ferrer Beltran" w:id="325" w:date="2025-09-08T02:36:00Z">
            <w:r w:rsidDel="00000000" w:rsidR="00000000" w:rsidRPr="00000000">
              <w:rPr>
                <w:rFonts w:ascii="Times New Roman" w:cs="Times New Roman" w:eastAsia="Times New Roman" w:hAnsi="Times New Roman"/>
                <w:b w:val="1"/>
                <w:sz w:val="24"/>
                <w:szCs w:val="24"/>
                <w:rtl w:val="0"/>
              </w:rPr>
              <w:delText xml:space="preserve">prueba ilícita. </w:delText>
            </w:r>
          </w:del>
        </w:sdtContent>
      </w:sdt>
      <w:sdt>
        <w:sdtPr>
          <w:id w:val="-1907496065"/>
          <w:tag w:val="goog_rdk_628"/>
        </w:sdtPr>
        <w:sdtContent>
          <w:ins w:author="Jordi Ferrer Beltran" w:id="325" w:date="2025-09-08T02:36:00Z">
            <w:r w:rsidDel="00000000" w:rsidR="00000000" w:rsidRPr="00000000">
              <w:rPr>
                <w:rFonts w:ascii="Times New Roman" w:cs="Times New Roman" w:eastAsia="Times New Roman" w:hAnsi="Times New Roman"/>
                <w:b w:val="1"/>
                <w:sz w:val="24"/>
                <w:szCs w:val="24"/>
                <w:rtl w:val="0"/>
              </w:rPr>
              <w:t xml:space="preserve">r</w:t>
            </w:r>
          </w:ins>
        </w:sdtContent>
      </w:sdt>
      <w:sdt>
        <w:sdtPr>
          <w:id w:val="-1381704434"/>
          <w:tag w:val="goog_rdk_629"/>
        </w:sdtPr>
        <w:sdtContent>
          <w:del w:author="Jordi Ferrer Beltran" w:id="326" w:date="2025-09-08T02:36:00Z">
            <w:r w:rsidDel="00000000" w:rsidR="00000000" w:rsidRPr="00000000">
              <w:rPr>
                <w:rFonts w:ascii="Times New Roman" w:cs="Times New Roman" w:eastAsia="Times New Roman" w:hAnsi="Times New Roman"/>
                <w:b w:val="1"/>
                <w:sz w:val="24"/>
                <w:szCs w:val="24"/>
                <w:rtl w:val="0"/>
              </w:rPr>
              <w:delText xml:space="preserve">R</w:delText>
            </w:r>
          </w:del>
        </w:sdtContent>
      </w:sdt>
      <w:r w:rsidDel="00000000" w:rsidR="00000000" w:rsidRPr="00000000">
        <w:rPr>
          <w:rFonts w:ascii="Times New Roman" w:cs="Times New Roman" w:eastAsia="Times New Roman" w:hAnsi="Times New Roman"/>
          <w:b w:val="1"/>
          <w:sz w:val="24"/>
          <w:szCs w:val="24"/>
          <w:rtl w:val="0"/>
        </w:rPr>
        <w:t xml:space="preserve">egulación jurídica</w:t>
      </w:r>
      <w:sdt>
        <w:sdtPr>
          <w:id w:val="2106596775"/>
          <w:tag w:val="goog_rdk_630"/>
        </w:sdtPr>
        <w:sdtContent>
          <w:ins w:author="Jordi Ferrer Beltran" w:id="327" w:date="2025-09-08T02:36:00Z">
            <w:r w:rsidDel="00000000" w:rsidR="00000000" w:rsidRPr="00000000">
              <w:rPr>
                <w:rFonts w:ascii="Times New Roman" w:cs="Times New Roman" w:eastAsia="Times New Roman" w:hAnsi="Times New Roman"/>
                <w:b w:val="1"/>
                <w:sz w:val="24"/>
                <w:szCs w:val="24"/>
                <w:rtl w:val="0"/>
              </w:rPr>
              <w:t xml:space="preserve"> de la prueba ilícita y</w:t>
            </w:r>
          </w:ins>
        </w:sdtContent>
      </w:sdt>
      <w:r w:rsidDel="00000000" w:rsidR="00000000" w:rsidRPr="00000000">
        <w:rPr>
          <w:rFonts w:ascii="Times New Roman" w:cs="Times New Roman" w:eastAsia="Times New Roman" w:hAnsi="Times New Roman"/>
          <w:b w:val="1"/>
          <w:sz w:val="24"/>
          <w:szCs w:val="24"/>
          <w:rtl w:val="0"/>
        </w:rPr>
        <w:t xml:space="preserve"> </w:t>
      </w:r>
      <w:sdt>
        <w:sdtPr>
          <w:id w:val="723978543"/>
          <w:tag w:val="goog_rdk_631"/>
        </w:sdtPr>
        <w:sdtContent>
          <w:del w:author="Jordi Ferrer Beltran" w:id="328" w:date="2025-09-08T02:36:00Z">
            <w:r w:rsidDel="00000000" w:rsidR="00000000" w:rsidRPr="00000000">
              <w:rPr>
                <w:rFonts w:ascii="Times New Roman" w:cs="Times New Roman" w:eastAsia="Times New Roman" w:hAnsi="Times New Roman"/>
                <w:b w:val="1"/>
                <w:sz w:val="24"/>
                <w:szCs w:val="24"/>
                <w:rtl w:val="0"/>
              </w:rPr>
              <w:delText xml:space="preserve">e </w:delText>
            </w:r>
          </w:del>
        </w:sdtContent>
      </w:sdt>
      <w:sdt>
        <w:sdtPr>
          <w:id w:val="1988700585"/>
          <w:tag w:val="goog_rdk_632"/>
        </w:sdtPr>
        <w:sdtContent>
          <w:ins w:author="Jordi Ferrer Beltran" w:id="328" w:date="2025-09-08T02:36:00Z">
            <w:r w:rsidDel="00000000" w:rsidR="00000000" w:rsidRPr="00000000">
              <w:rPr>
                <w:rFonts w:ascii="Times New Roman" w:cs="Times New Roman" w:eastAsia="Times New Roman" w:hAnsi="Times New Roman"/>
                <w:b w:val="1"/>
                <w:sz w:val="24"/>
                <w:szCs w:val="24"/>
                <w:rtl w:val="0"/>
              </w:rPr>
              <w:t xml:space="preserve">su </w:t>
            </w:r>
          </w:ins>
        </w:sdtContent>
      </w:sdt>
      <w:r w:rsidDel="00000000" w:rsidR="00000000" w:rsidRPr="00000000">
        <w:rPr>
          <w:rFonts w:ascii="Times New Roman" w:cs="Times New Roman" w:eastAsia="Times New Roman" w:hAnsi="Times New Roman"/>
          <w:b w:val="1"/>
          <w:sz w:val="24"/>
          <w:szCs w:val="24"/>
          <w:rtl w:val="0"/>
        </w:rPr>
        <w:t xml:space="preserve">impacto en el proceso judicial</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931746440"/>
          <w:tag w:val="goog_rdk_634"/>
        </w:sdtPr>
        <w:sdtContent>
          <w:ins w:author="Jordi Ferrer Beltran" w:id="329" w:date="2025-09-08T01:5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capítulo precedente h</w:t>
            </w:r>
          </w:ins>
        </w:sdtContent>
      </w:sdt>
      <w:sdt>
        <w:sdtPr>
          <w:id w:val="-1470024096"/>
          <w:tag w:val="goog_rdk_635"/>
        </w:sdtPr>
        <w:sdtContent>
          <w:del w:author="Jordi Ferrer Beltran" w:id="329" w:date="2025-09-08T01:5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H</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quedado sentadas tres ideas fundamentales. Primero, el análisis del concepto de prueba ilícita es indispensable, y dicho examen no debe forzosamente incluir las consecuencias de la ilicitud probatoria. Esa cuestión puede tratarse de modo independiente, lo cual elude complicaciones y confusiones innecesarias.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Segundo, uno de los elementos clave derivados del análisis conceptual referido es que la prueba ilícita tiene un régimen jurídico particular que muchas veces no comprende su definición, rasgos generales y otros elementos característicos de la institución. En ese sentido resulta necesario observar la manera en que se reconoce en los ordenamientos jurídicos y cómo se pronuncia la jurisprudencia al respecto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cuanto a la regulación jurídica de la prueba ilícita es posible advertir, al menos, dos alternativas comúnmente adoptadas en los sistemas jurídicos: a) a través del establecimiento de una regla de exclusión</w:t>
      </w:r>
      <w:sdt>
        <w:sdtPr>
          <w:id w:val="1233434375"/>
          <w:tag w:val="goog_rdk_636"/>
        </w:sdtPr>
        <w:sdtContent>
          <w:del w:author="Jordi Ferrer Beltran" w:id="330" w:date="2025-09-08T02:0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 b) con la formulación de prohibiciones probatorias. En ambos supuestos se trata de reglas regulativas en las que se prohíbe, permite u obliga a la realización de determinada conducta. Es decir, se trata de un mismo tipo de regla jurídica, aunque con elementos diferentes en su composición.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 estructura de la regla de exclusión se precisan las normas cuya vulneración genera la consecuencia de la exclusión. De modo que la prueba ilícita que deriva de la violación de esas normas puede excluirse del proceso; no obstante, se trata de una regla a la cual se le introducen excepciones de manera frecuente. Dichas excepciones permiten visualizar que la prueba ilícita está siendo admitida también; pero bajo los estándares de esas particularidades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se trata de la prueba ilícita que resulta de la vulneración de una prohibición probatoria son otras las implicaciones. </w:t>
      </w:r>
      <w:sdt>
        <w:sdtPr>
          <w:id w:val="-1758991479"/>
          <w:tag w:val="goog_rdk_637"/>
        </w:sdtPr>
        <w:sdtContent>
          <w:commentRangeStart w:id="99"/>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un lado, debe observarse que la ilicitud radica en la vulneración de esa norma</w:t>
      </w:r>
      <w:commentRangeEnd w:id="99"/>
      <w:r w:rsidDel="00000000" w:rsidR="00000000" w:rsidRPr="00000000">
        <w:commentReference w:id="9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la prohibición probatoria que establece la conducta vedada), y, por otro lado vale señalar que las consecuencias de la ilicitud no están establecidas por la prohibición que ha sido vulnerada, sino que deberá acudirse a otras reglas (como la propia regla de exclusión, u otro tipo de prohibiciones probatorias como las prohibiciones de utilización de pruebas </w:t>
      </w:r>
      <w:sdt>
        <w:sdtPr>
          <w:id w:val="-893043895"/>
          <w:tag w:val="goog_rdk_638"/>
        </w:sdtPr>
        <w:sdtContent>
          <w:commentRangeStart w:id="10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 la doctrina de la admisión de la prueba ilícita</w:t>
      </w:r>
      <w:commentRangeEnd w:id="100"/>
      <w:r w:rsidDel="00000000" w:rsidR="00000000" w:rsidRPr="00000000">
        <w:commentReference w:id="10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determinar qué consecuencia ha de aplicarse.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el análisis de las alternativas comúnmente adoptadas por los sistemas jurídicos permite </w:t>
      </w:r>
      <w:sdt>
        <w:sdtPr>
          <w:id w:val="-1290831185"/>
          <w:tag w:val="goog_rdk_639"/>
        </w:sdtPr>
        <w:sdtContent>
          <w:del w:author="Jordi Ferrer Beltran" w:id="331" w:date="2025-09-08T02:1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verificar </w:delText>
            </w:r>
          </w:del>
        </w:sdtContent>
      </w:sdt>
      <w:sdt>
        <w:sdtPr>
          <w:id w:val="87488964"/>
          <w:tag w:val="goog_rdk_640"/>
        </w:sdtPr>
        <w:sdtContent>
          <w:ins w:author="Jordi Ferrer Beltran" w:id="331" w:date="2025-09-08T02:1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entender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regulación de la institución objeto de estudio y, al mismo tiempo, conduce al estudio de las características epistémicas de la prueba ilícita. </w:t>
      </w:r>
      <w:sdt>
        <w:sdtPr>
          <w:id w:val="1955274253"/>
          <w:tag w:val="goog_rdk_641"/>
        </w:sdtPr>
        <w:sdtContent>
          <w:del w:author="Jordi Ferrer Beltran" w:id="332" w:date="2025-09-08T02: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El objetivo de ese análisis conjunto es dar cuenta, por un lado, de la regulación jurídica de la prueba ilícita, y, por otro, examinar sus características o credenciales epistémicas.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Todo lo cual permite plantear un esquema más preciso acerca de las consecuencias que corresponda aplicar cuando una prueba </w:t>
      </w:r>
      <w:sdt>
        <w:sdtPr>
          <w:id w:val="2145152801"/>
          <w:tag w:val="goog_rdk_642"/>
        </w:sdtPr>
        <w:sdtContent>
          <w:del w:author="Jordi Ferrer Beltran" w:id="333" w:date="2025-09-08T02: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ilícita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declare como </w:t>
      </w:r>
      <w:sdt>
        <w:sdtPr>
          <w:id w:val="1387100078"/>
          <w:tag w:val="goog_rdk_643"/>
        </w:sdtPr>
        <w:sdtContent>
          <w:ins w:author="Jordi Ferrer Beltran" w:id="334" w:date="2025-09-08T02: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ilícita</w:t>
            </w:r>
          </w:ins>
        </w:sdtContent>
      </w:sdt>
      <w:sdt>
        <w:sdtPr>
          <w:id w:val="-51149188"/>
          <w:tag w:val="goog_rdk_644"/>
        </w:sdtPr>
        <w:sdtContent>
          <w:del w:author="Jordi Ferrer Beltran" w:id="334" w:date="2025-09-08T02:13:00Z"/>
          <w:sdt>
            <w:sdtPr>
              <w:id w:val="-1546113461"/>
              <w:tag w:val="goog_rdk_645"/>
            </w:sdtPr>
            <w:sdtContent>
              <w:commentRangeStart w:id="101"/>
            </w:sdtContent>
          </w:sdt>
          <w:del w:author="Jordi Ferrer Beltran" w:id="334" w:date="2025-09-08T02:1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tal</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2"/>
      </w:r>
      <w:commentRangeEnd w:id="101"/>
      <w:r w:rsidDel="00000000" w:rsidR="00000000" w:rsidRPr="00000000">
        <w:commentReference w:id="10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753609431"/>
          <w:tag w:val="goog_rdk_647"/>
        </w:sdtPr>
        <w:sdtContent>
          <w:del w:author="Jordi Ferrer Beltran" w:id="335" w:date="2025-09-08T02:1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Tercero</w:delText>
            </w:r>
          </w:del>
        </w:sdtContent>
      </w:sdt>
      <w:sdt>
        <w:sdtPr>
          <w:id w:val="1352737675"/>
          <w:tag w:val="goog_rdk_648"/>
        </w:sdtPr>
        <w:sdtContent>
          <w:ins w:author="Jordi Ferrer Beltran" w:id="335" w:date="2025-09-08T02:1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tercer lugar</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sdt>
        <w:sdtPr>
          <w:id w:val="-466956561"/>
          <w:tag w:val="goog_rdk_649"/>
        </w:sdtPr>
        <w:sdtContent>
          <w:ins w:author="Jordi Ferrer Beltran" w:id="336" w:date="2025-09-08T02:1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ins>
        </w:sdtContent>
      </w:sdt>
      <w:sdt>
        <w:sdtPr>
          <w:id w:val="-1185946142"/>
          <w:tag w:val="goog_rdk_650"/>
        </w:sdtPr>
        <w:sdtContent>
          <w:del w:author="Jordi Ferrer Beltran" w:id="336" w:date="2025-09-08T02:1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que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se estudia el concepto de la prueba ilícita se pueden identificar algunos aspectos que se mantienen como centro de los debates</w:t>
      </w:r>
      <w:sdt>
        <w:sdtPr>
          <w:id w:val="2124861343"/>
          <w:tag w:val="goog_rdk_651"/>
        </w:sdtPr>
        <w:sdtContent>
          <w:del w:author="Jordi Ferrer Beltran" w:id="337" w:date="2025-09-08T02:1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y que tienen un alcance hacia el ámbito del proceso judicial</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Estos aspectos se refieren a: a) el momento en que se produce la ilicitud, b) los sujetos que pueden incurrir en ella, los que pueden denunciarla y/o los que intervienen en la declaración de la prueba ilícita, y</w:t>
      </w:r>
      <w:sdt>
        <w:sdtPr>
          <w:id w:val="-33824696"/>
          <w:tag w:val="goog_rdk_652"/>
        </w:sdtPr>
        <w:sdtContent>
          <w:del w:author="Jordi Ferrer Beltran" w:id="338" w:date="2025-09-08T02:1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w:t>
      </w:r>
      <w:sdt>
        <w:sdtPr>
          <w:id w:val="-815688076"/>
          <w:tag w:val="goog_rdk_653"/>
        </w:sdtPr>
        <w:sdtContent>
          <w:commentRangeStart w:id="10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control de la prueba ilícita</w:t>
      </w:r>
      <w:commentRangeEnd w:id="102"/>
      <w:r w:rsidDel="00000000" w:rsidR="00000000" w:rsidRPr="00000000">
        <w:commentReference w:id="10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entre otros.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tanto, </w:t>
      </w:r>
      <w:sdt>
        <w:sdtPr>
          <w:id w:val="1070171946"/>
          <w:tag w:val="goog_rdk_654"/>
        </w:sdtPr>
        <w:sdtContent>
          <w:del w:author="Jordi Ferrer Beltran" w:id="339" w:date="2025-09-08T02:2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para </w:delText>
            </w:r>
          </w:del>
        </w:sdtContent>
      </w:sdt>
      <w:sdt>
        <w:sdtPr>
          <w:id w:val="1494371610"/>
          <w:tag w:val="goog_rdk_655"/>
        </w:sdtPr>
        <w:sdtContent>
          <w:ins w:author="Jordi Ferrer Beltran" w:id="339" w:date="2025-09-08T02:2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w:t>
      </w:r>
      <w:sdt>
        <w:sdtPr>
          <w:id w:val="-1688914208"/>
          <w:tag w:val="goog_rdk_656"/>
        </w:sdtPr>
        <w:sdtContent>
          <w:del w:author="Jordi Ferrer Beltran" w:id="340" w:date="2025-09-08T02:2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sección </w:delText>
            </w:r>
          </w:del>
        </w:sdtContent>
      </w:sdt>
      <w:sdt>
        <w:sdtPr>
          <w:id w:val="-1537608162"/>
          <w:tag w:val="goog_rdk_657"/>
        </w:sdtPr>
        <w:sdtContent>
          <w:ins w:author="Jordi Ferrer Beltran" w:id="340" w:date="2025-09-08T02:2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 trabajo de investigación </w:t>
      </w:r>
      <w:sdt>
        <w:sdtPr>
          <w:id w:val="1828227385"/>
          <w:tag w:val="goog_rdk_658"/>
        </w:sdtPr>
        <w:sdtContent>
          <w:del w:author="Jordi Ferrer Beltran" w:id="341" w:date="2025-09-08T02:2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pretend</w:t>
      </w:r>
      <w:sdt>
        <w:sdtPr>
          <w:id w:val="-2031732497"/>
          <w:tag w:val="goog_rdk_659"/>
        </w:sdtPr>
        <w:sdtContent>
          <w:ins w:author="Jordi Ferrer Beltran" w:id="342" w:date="2025-09-08T02:2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ins>
        </w:sdtContent>
      </w:sdt>
      <w:sdt>
        <w:sdtPr>
          <w:id w:val="-2021375663"/>
          <w:tag w:val="goog_rdk_660"/>
        </w:sdtPr>
        <w:sdtContent>
          <w:del w:author="Jordi Ferrer Beltran" w:id="342" w:date="2025-09-08T02:2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analizar la regulación jurídica de la prueba ilícita y su impacto en el proceso judicial. El estudio se estructura en dos </w:t>
      </w:r>
      <w:sdt>
        <w:sdtPr>
          <w:id w:val="42124118"/>
          <w:tag w:val="goog_rdk_661"/>
        </w:sdtPr>
        <w:sdtContent>
          <w:ins w:author="Jordi Ferrer Beltran" w:id="343" w:date="2025-09-08T02:21: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partes. Una primera dedicada a examinar la regulación de la prueba ilícita a través de las prohibiciones probatorias, en atención a las reglas conformadoras de ese régimen jurídico y a las credenciales epistémicas de la prueba resultante de su vulneración.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706318723"/>
          <w:tag w:val="goog_rdk_662"/>
        </w:sdtPr>
        <w:sdtContent>
          <w:commentRangeStart w:id="10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segunda parte se enfoca en las problemáticas principales en el ámbito del proceso judicial. </w:t>
      </w:r>
      <w:commentRangeEnd w:id="103"/>
      <w:r w:rsidDel="00000000" w:rsidR="00000000" w:rsidRPr="00000000">
        <w:commentReference w:id="10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Hay varias razones de peso para orientar el estudio en esa dirección, pero hay una en particular que puede ayudar a explicar mejor el punto y es que, aunque se reconozca la relación entre prueba ilícita y proceso como algo elemental, el quid del asunto está en cómo se aborda ese vínculo. Estas son temáticas que suelen desarrollarse desde el plano procesal y quizás con una mirada conjunta desde la epistemología jurídica se pueda arrojar un poco más de luz sobre las problemáticas del tema. </w:t>
      </w:r>
    </w:p>
    <w:sdt>
      <w:sdtPr>
        <w:id w:val="830429823"/>
        <w:tag w:val="goog_rdk_665"/>
      </w:sdtPr>
      <w:sdtContent>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ns w:author="Jordi Ferrer Beltran" w:id="345" w:date="2025-09-08T02:25:00Z"/>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vez discutidos y resumidos los argumentos centrales de cada uno de esos enfoques será posible mostrar: A) A diferencia de lo que se afirma en los debates que se sostienen al respecto de la prueba ilícita vinculada a la regla de exclusión, </w:t>
          </w:r>
          <w:sdt>
            <w:sdtPr>
              <w:id w:val="1472489128"/>
              <w:tag w:val="goog_rdk_663"/>
            </w:sdtPr>
            <w:sdtContent>
              <w:del w:author="Jordi Ferrer Beltran" w:id="344" w:date="2025-09-08T02:2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que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puede realizarse también un estudio útil que demuestre la relación entre las prohibiciones probatorias y la prueba ilícita, llegando incluso a analizar a través de aquella cuales serían las implicaciones epistémicas que pueden ser relevantes para el análisis de esta última. B) Que el contexto en el que se declara la prueba ilícita durante el desarrollo del proceso judicial y sus efectos continúa siendo una cuestión polémica sin una solución uniforme ni tan obvia como pudiera pensarse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sdt>
            <w:sdtPr>
              <w:id w:val="1593311096"/>
              <w:tag w:val="goog_rdk_664"/>
            </w:sdtPr>
            <w:sdtContent>
              <w:ins w:author="Jordi Ferrer Beltran" w:id="345" w:date="2025-09-08T02:25:00Z">
                <w:r w:rsidDel="00000000" w:rsidR="00000000" w:rsidRPr="00000000">
                  <w:rPr>
                    <w:rtl w:val="0"/>
                  </w:rPr>
                </w:r>
              </w:ins>
            </w:sdtContent>
          </w:sdt>
        </w:p>
      </w:sdtContent>
    </w:sdt>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La prueba ilícita y las prohibiciones probatorias: un análisis entre reglas y epistemología </w:t>
      </w:r>
    </w:p>
    <w:sdt>
      <w:sdtPr>
        <w:id w:val="-156374035"/>
        <w:tag w:val="goog_rdk_668"/>
      </w:sdtPr>
      <w:sdtContent>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ns w:author="Jordi Ferrer Beltran" w:id="346" w:date="2025-09-08T02:25:00Z"/>
              <w:rFonts w:ascii="Times New Roman" w:cs="Times New Roman" w:eastAsia="Times New Roman" w:hAnsi="Times New Roman"/>
              <w:b w:val="0"/>
              <w:i w:val="0"/>
              <w:smallCaps w:val="0"/>
              <w:strike w:val="0"/>
              <w:color w:val="000000"/>
              <w:sz w:val="24"/>
              <w:szCs w:val="24"/>
              <w:u w:val="none"/>
              <w:shd w:fill="auto" w:val="clear"/>
              <w:vertAlign w:val="baseline"/>
            </w:rPr>
          </w:pPr>
          <w:sdt>
            <w:sdtPr>
              <w:id w:val="-769808092"/>
              <w:tag w:val="goog_rdk_667"/>
            </w:sdtPr>
            <w:sdtContent>
              <w:ins w:author="Jordi Ferrer Beltran" w:id="346" w:date="2025-09-08T02:25:00Z">
                <w:r w:rsidDel="00000000" w:rsidR="00000000" w:rsidRPr="00000000">
                  <w:rPr>
                    <w:rtl w:val="0"/>
                  </w:rPr>
                </w:r>
              </w:ins>
            </w:sdtContent>
          </w:sdt>
        </w:p>
      </w:sdtContent>
    </w:sdt>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discusión acerca de la regulación jurídica de la prueba ilícita no es una discusión nueva. Son principalmente dos los escenarios en los que este tema ha cobrado cierta centralidad. El primero de ellos es el debate sobre la aplicación y alcance de la regla de exclusión que ha llegado a convertirse en uno de los temas más abordados en relación con la prueba ilícita.</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segundo escenario en el que ha cobrado relevancia la regulación jurídica de la prueba ilícita es en las discusiones sobre las prohibiciones probatorias. Las precedentes pinceladas al respecto, desde la conceptualización de la prueba ilícita, sirven de basa a la pretensión de profundizar en dichas prohibiciones probatorias desde una perspectiva conjunta con un enfoque teórico-epistemológico.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prohibiciones probatorias, como se ha señalado antes, se encuentran establecidas en normas jurídicas regulativas. </w:t>
      </w:r>
      <w:sdt>
        <w:sdtPr>
          <w:id w:val="-1230938304"/>
          <w:tag w:val="goog_rdk_669"/>
        </w:sdtPr>
        <w:sdtContent>
          <w:commentRangeStart w:id="104"/>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manera que suelen formularse en enunciados que regulan conductas prohibidas</w:t>
      </w:r>
      <w:sdt>
        <w:sdtPr>
          <w:id w:val="-1920133857"/>
          <w:tag w:val="goog_rdk_670"/>
        </w:sdtPr>
        <w:sdtContent>
          <w:del w:author="Jordi Ferrer Beltran" w:id="347" w:date="2025-09-08T02:26: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4"/>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commentRangeEnd w:id="104"/>
      <w:r w:rsidDel="00000000" w:rsidR="00000000" w:rsidRPr="00000000">
        <w:commentReference w:id="10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Desde la doctrina clásica alemana las prohibiciones probatorias se clasifican en prohibiciones de producción probatoria (de tema u objeto de prueba, de medios de prueba, de métodos de obtención de las pruebas) y prohibiciones de utilización de prueba. El presente estudio se enfoca en las primeras por la relación que guardan con la producción de la ilicitud como elemento determinante para la declaración de una prueba ilícita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se mencionaba con anterioridad, entre las prohibiciones de producción probatoria y la prueba ilícita parece haber una relación que permite: a) determinar que se ha producido una ilicitud, b) </w:t>
      </w:r>
      <w:sdt>
        <w:sdtPr>
          <w:id w:val="1090379788"/>
          <w:tag w:val="goog_rdk_671"/>
        </w:sdtPr>
        <w:sdtContent>
          <w:commentRangeStart w:id="10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elucidar cuestiones epistémicas que pueden ayudar luego en la determinación de las consecuencias que corresponda aplicar</w:t>
      </w:r>
      <w:commentRangeEnd w:id="105"/>
      <w:r w:rsidDel="00000000" w:rsidR="00000000" w:rsidRPr="00000000">
        <w:commentReference w:id="10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sdt>
      <w:sdtPr>
        <w:id w:val="272150830"/>
        <w:tag w:val="goog_rdk_674"/>
      </w:sdtPr>
      <w:sdtContent>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ns w:author="Jordi Ferrer Beltran" w:id="348" w:date="2025-09-08T02:35:00Z"/>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cuanto a lo primero, la ilicitud radica en la actividad a través de la cual se infringe la norma que instituye una prohibición de producción probatoria</w:t>
          </w:r>
          <w:sdt>
            <w:sdtPr>
              <w:id w:val="-1532712030"/>
              <w:tag w:val="goog_rdk_672"/>
            </w:sdtPr>
            <w:sdtContent>
              <w:commentRangeStart w:id="106"/>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6"/>
          </w:r>
          <w:commentRangeEnd w:id="106"/>
          <w:r w:rsidDel="00000000" w:rsidR="00000000" w:rsidRPr="00000000">
            <w:commentReference w:id="10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cuanto a lo segundo, una vez que se ha producido dicho quebrantamiento de la norma y resulta una prueba ilícita habrá que observar las características o credenciales epistémicas de esta última. Estas características pueden servir luego de sustento para las consecuencias que corresponda aplicar a la prueba ilícita. Para hacer este análisis es preciso realizar un examen de cada tipo de prohibición de producción probatoria y sus particularidades respecto de supuestos de prueba ilícita derivados de su vulneración. </w:t>
          </w:r>
          <w:sdt>
            <w:sdtPr>
              <w:id w:val="820706370"/>
              <w:tag w:val="goog_rdk_673"/>
            </w:sdtPr>
            <w:sdtContent>
              <w:ins w:author="Jordi Ferrer Beltran" w:id="348" w:date="2025-09-08T02:35:00Z">
                <w:r w:rsidDel="00000000" w:rsidR="00000000" w:rsidRPr="00000000">
                  <w:rPr>
                    <w:rtl w:val="0"/>
                  </w:rPr>
                </w:r>
              </w:ins>
            </w:sdtContent>
          </w:sdt>
        </w:p>
      </w:sdtContent>
    </w:sdt>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t1tdz33h3b7h" w:id="3"/>
      <w:bookmarkEnd w:id="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2.1.1. </w:t>
      </w:r>
      <w:sdt>
        <w:sdtPr>
          <w:id w:val="1912580097"/>
          <w:tag w:val="goog_rdk_675"/>
        </w:sdtPr>
        <w:sdtContent>
          <w:ins w:author="Jordi Ferrer Beltran" w:id="349" w:date="2025-09-08T02:3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Prohibiciones probatorias sobre el </w:t>
            </w:r>
          </w:ins>
        </w:sdtContent>
      </w:sdt>
      <w:sdt>
        <w:sdtPr>
          <w:id w:val="243699920"/>
          <w:tag w:val="goog_rdk_676"/>
        </w:sdtPr>
        <w:sdtContent>
          <w:del w:author="Jordi Ferrer Beltran" w:id="349" w:date="2025-09-08T02:38: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Sobre </w:delText>
            </w:r>
          </w:del>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tema u objeto de prueba</w:t>
      </w:r>
      <w:sdt>
        <w:sdtPr>
          <w:id w:val="-205361980"/>
          <w:tag w:val="goog_rdk_677"/>
        </w:sdtPr>
        <w:sdtContent>
          <w:del w:author="Jordi Ferrer Beltran" w:id="350" w:date="2025-09-08T02:35: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 </w:delText>
            </w:r>
          </w:del>
        </w:sdtContent>
      </w:sdt>
      <w:r w:rsidDel="00000000" w:rsidR="00000000" w:rsidRPr="00000000">
        <w:rPr>
          <w:rtl w:val="0"/>
        </w:rPr>
      </w:r>
    </w:p>
    <w:sdt>
      <w:sdtPr>
        <w:id w:val="1251574363"/>
        <w:tag w:val="goog_rdk_680"/>
      </w:sdtPr>
      <w:sdtContent>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ns w:author="Jordi Ferrer Beltran" w:id="351" w:date="2025-09-08T02:35:00Z"/>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129009550"/>
              <w:tag w:val="goog_rdk_679"/>
            </w:sdtPr>
            <w:sdtContent>
              <w:ins w:author="Jordi Ferrer Beltran" w:id="351" w:date="2025-09-08T02:35:00Z">
                <w:r w:rsidDel="00000000" w:rsidR="00000000" w:rsidRPr="00000000">
                  <w:rPr>
                    <w:rtl w:val="0"/>
                  </w:rPr>
                </w:r>
              </w:ins>
            </w:sdtContent>
          </w:sdt>
        </w:p>
      </w:sdtContent>
    </w:sdt>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526079938"/>
          <w:tag w:val="goog_rdk_681"/>
        </w:sdtPr>
        <w:sdtContent>
          <w:commentRangeStart w:id="107"/>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idea relativa a que puede haber una afectación de las credenciales epistémicas de la prueba ilícita que resulta de la vulneración de las prohibiciones de producción probatoria es una idea que se comprende fundamentalmente desde la noción más actual respecto de estos temas. De hecho, es una noción que responde a los análisis de corte epistemológico realizados en ese sentido, los cuales intentan mostrar la consistencia del vínculo entre el ámbito del derecho probatorio y la epistemología jurídica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315611186"/>
          <w:tag w:val="goog_rdk_683"/>
        </w:sdtPr>
        <w:sdtContent>
          <w:del w:author="Jordi Ferrer Beltran" w:id="352" w:date="2025-09-08T02:4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En este momento la idea es explicar la relación entre la prueba ilícita y las prohibiciones de producción probatoria sobre tema u objeto de prueba con sus implicaciones. En otras palabras, </w:delText>
            </w:r>
          </w:del>
        </w:sdtContent>
      </w:sdt>
      <w:sdt>
        <w:sdtPr>
          <w:id w:val="88073944"/>
          <w:tag w:val="goog_rdk_684"/>
        </w:sdtPr>
        <w:sdtContent>
          <w:ins w:author="Jordi Ferrer Beltran" w:id="352" w:date="2025-09-08T02:4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w:t>
            </w:r>
          </w:ins>
        </w:sdtContent>
      </w:sdt>
      <w:sdt>
        <w:sdtPr>
          <w:id w:val="-1952945179"/>
          <w:tag w:val="goog_rdk_685"/>
        </w:sdtPr>
        <w:sdtContent>
          <w:del w:author="Jordi Ferrer Beltran" w:id="353" w:date="2025-09-08T02:4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l</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que </w:t>
      </w:r>
      <w:sdt>
        <w:sdtPr>
          <w:id w:val="-1606417144"/>
          <w:tag w:val="goog_rdk_686"/>
        </w:sdtPr>
        <w:sdtContent>
          <w:del w:author="Jordi Ferrer Beltran" w:id="354" w:date="2025-09-08T02:4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pretend</w:t>
      </w:r>
      <w:sdt>
        <w:sdtPr>
          <w:id w:val="-73809353"/>
          <w:tag w:val="goog_rdk_687"/>
        </w:sdtPr>
        <w:sdtContent>
          <w:ins w:author="Jordi Ferrer Beltran" w:id="355" w:date="2025-09-08T02:4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ins>
        </w:sdtContent>
      </w:sdt>
      <w:sdt>
        <w:sdtPr>
          <w:id w:val="209492232"/>
          <w:tag w:val="goog_rdk_688"/>
        </w:sdtPr>
        <w:sdtContent>
          <w:del w:author="Jordi Ferrer Beltran" w:id="355" w:date="2025-09-08T02:44: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este acápite es explicar las características de ese tipo de prohibiciones probatorias y </w:t>
      </w:r>
      <w:sdt>
        <w:sdtPr>
          <w:id w:val="1092284506"/>
          <w:tag w:val="goog_rdk_689"/>
        </w:sdtPr>
        <w:sdtContent>
          <w:del w:author="Jordi Ferrer Beltran" w:id="356" w:date="2025-09-08T02:4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cómo se puede afectar</w:delText>
            </w:r>
          </w:del>
        </w:sdtContent>
      </w:sdt>
      <w:sdt>
        <w:sdtPr>
          <w:id w:val="-1495647243"/>
          <w:tag w:val="goog_rdk_690"/>
        </w:sdtPr>
        <w:sdtContent>
          <w:ins w:author="Jordi Ferrer Beltran" w:id="356" w:date="2025-09-08T02:4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impacto puede producir su vulneración en</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prueba</w:t>
      </w:r>
      <w:sdt>
        <w:sdtPr>
          <w:id w:val="855417615"/>
          <w:tag w:val="goog_rdk_691"/>
        </w:sdtPr>
        <w:sdtContent>
          <w:ins w:author="Jordi Ferrer Beltran" w:id="357" w:date="2025-09-08T02:4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1678057383"/>
          <w:tag w:val="goog_rdk_692"/>
        </w:sdtPr>
        <w:sdtContent>
          <w:del w:author="Jordi Ferrer Beltran" w:id="358" w:date="2025-09-08T02:4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ilícita que deriva de su vulneración</w:delText>
            </w:r>
          </w:del>
        </w:sdtContent>
      </w:sdt>
      <w:sdt>
        <w:sdtPr>
          <w:id w:val="-1562223500"/>
          <w:tag w:val="goog_rdk_693"/>
        </w:sdtPr>
        <w:sdtContent>
          <w:ins w:author="Jordi Ferrer Beltran" w:id="358" w:date="2025-09-08T02:4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desde el punto de vita epistémico</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488133198"/>
          <w:tag w:val="goog_rdk_694"/>
        </w:sdtPr>
        <w:sdtContent>
          <w:del w:author="Jordi Ferrer Beltran" w:id="359" w:date="2025-09-08T02:4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con afectación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 refiero a los problemas epistémicos que pueda presentar dicha prueba una vez </w:t>
      </w:r>
      <w:sdt>
        <w:sdtPr>
          <w:id w:val="88519837"/>
          <w:tag w:val="goog_rdk_695"/>
        </w:sdtPr>
        <w:sdtContent>
          <w:del w:author="Jordi Ferrer Beltran" w:id="360" w:date="2025-09-08T02:4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que resulta de</w:delText>
            </w:r>
          </w:del>
        </w:sdtContent>
      </w:sdt>
      <w:sdt>
        <w:sdtPr>
          <w:id w:val="-1470553732"/>
          <w:tag w:val="goog_rdk_696"/>
        </w:sdtPr>
        <w:sdtContent>
          <w:ins w:author="Jordi Ferrer Beltran" w:id="360" w:date="2025-09-08T02:4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producida</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vulneración de prohibiciones probatorias).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explicar con claridad esta idea comenzaré analizando las prohibiciones de producción probatorias. En esa línea se verá: a) en qué consisten dichas prohibiciones y cuál es su justificación, b) algunos ejemplos de esas prohibiciones en los sistemas jurídicos y sus peculiaridades, y, c) cómo pueden afectarse las credenciales epistémicas de la prueba ilícita que deriva de la vulneración de aquellas (refiriéndome específicamente a la fiabilidad de la prueba).</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prohibiciones de producción probatoria sobre tema u objeto de prueba son aquellas que establecen la imposibilidad de producir pruebas sobre determinados hechos. Es decir, hay hechos </w:t>
      </w:r>
      <w:sdt>
        <w:sdtPr>
          <w:id w:val="1996521487"/>
          <w:tag w:val="goog_rdk_697"/>
        </w:sdtPr>
        <w:sdtContent>
          <w:del w:author="Jordi Ferrer Beltran" w:id="361" w:date="2025-09-08T02:4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precisos </w:delText>
            </w:r>
          </w:del>
        </w:sdtContent>
      </w:sdt>
      <w:sdt>
        <w:sdtPr>
          <w:id w:val="1702001846"/>
          <w:tag w:val="goog_rdk_698"/>
        </w:sdtPr>
        <w:sdtContent>
          <w:ins w:author="Jordi Ferrer Beltran" w:id="361" w:date="2025-09-08T02:45: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específicos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quedarán vedados para el ámbito probatorio. En ese sentido se puede citar: a) la prohibición de producción de prueba sobre materias clasificadas de «secretas», como es el caso de los secretos oficiales, por ejemplo, y, b) la prohibición de producción de prueba sobre los antecedentes penales/procesales o antecedentes referidos a la conducta de la víctima</w:t>
      </w:r>
      <w:sdt>
        <w:sdtPr>
          <w:id w:val="800653958"/>
          <w:tag w:val="goog_rdk_699"/>
        </w:sdtPr>
        <w:sdtContent>
          <w:commentRangeStart w:id="108"/>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8"/>
      </w:r>
      <w:commentRangeEnd w:id="108"/>
      <w:r w:rsidDel="00000000" w:rsidR="00000000" w:rsidRPr="00000000">
        <w:commentReference w:id="10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Dichas prohibiciones de producción probatoria parecen ser normas de carácter contra epistémico que protegen valores diferentes de la averiguación de la verdad</w:t>
      </w:r>
      <w:sdt>
        <w:sdtPr>
          <w:id w:val="1938670154"/>
          <w:tag w:val="goog_rdk_700"/>
        </w:sdtPr>
        <w:sdtContent>
          <w:ins w:author="Jordi Ferrer Beltran" w:id="362" w:date="2025-09-08T02:4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los términos de</w:t>
            </w:r>
          </w:ins>
        </w:sdtContent>
      </w:sdt>
      <w:sdt>
        <w:sdtPr>
          <w:id w:val="640781449"/>
          <w:tag w:val="goog_rdk_701"/>
        </w:sdtPr>
        <w:sdtContent>
          <w:del w:author="Jordi Ferrer Beltran" w:id="362" w:date="2025-09-08T02:4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395364497"/>
          <w:tag w:val="goog_rdk_702"/>
        </w:sdtPr>
        <w:sdtContent>
          <w:del w:author="Jordi Ferrer Beltran" w:id="363" w:date="2025-09-08T02:4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Como bien afirma </w:delText>
            </w:r>
          </w:del>
        </w:sdtContent>
      </w:sdt>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Gascón Abellán</w:t>
      </w:r>
      <w:sdt>
        <w:sdtPr>
          <w:id w:val="-1338429984"/>
          <w:tag w:val="goog_rdk_703"/>
        </w:sdtPr>
        <w:sdtContent>
          <w:del w:author="Jordi Ferrer Beltran" w:id="364" w:date="2025-09-08T02:49: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y cito</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3" w:line="360" w:lineRule="auto"/>
        <w:ind w:left="70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efecto, aunque algunas de las reglas jurídicas que gobiernan la prueba tienen como objetivo propiciar la averiguación de la verdad, y en este sentido pueden denominarse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garantías epistemológicas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muchas otras (la mayoría) se enderezan directamente a garantizar otros valores, lo que eventualmente puede mermar la consecución de aquel objetivo (</w:t>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Gascón Abellán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2006: 52)</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3"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564912123"/>
          <w:tag w:val="goog_rdk_704"/>
        </w:sdtPr>
        <w:sdtContent>
          <w:commentRangeStart w:id="109"/>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ese sentido, las prohibiciones de producción probatoria relativas al tema u objeto de prueba garantizan otros valores, </w:t>
      </w:r>
      <w:sdt>
        <w:sdtPr>
          <w:id w:val="320429360"/>
          <w:tag w:val="goog_rdk_705"/>
        </w:sdtPr>
        <w:sdtContent>
          <w:del w:author="Jordi Ferrer Beltran" w:id="365" w:date="2025-09-08T02:50: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valores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tales como la protección de intereses del Estado, secretos militares, la integridad de algunas profesiones, entre otros</w:t>
      </w:r>
      <w:commentRangeEnd w:id="109"/>
      <w:r w:rsidDel="00000000" w:rsidR="00000000" w:rsidRPr="00000000">
        <w:commentReference w:id="10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Siguiendo lo expuesto por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Gascón Abellán,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trata de valores extraprocesales que se consideran relevantes y por lo tanto es importante su salvaguarda; por lo que son valores que se protegen a través de reglas que hacen prevalecer esos otros valores frente a las exigencias de averiguar la verdad sobre los hechos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protección de esos otros valores da sentido a las reglas de ese tipo –</w:t>
      </w:r>
      <w:sdt>
        <w:sdtPr>
          <w:id w:val="1564662470"/>
          <w:tag w:val="goog_rdk_706"/>
        </w:sdtPr>
        <w:sdtContent>
          <w:del w:author="Jordi Ferrer Beltran" w:id="366" w:date="2025-09-08T02:5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prohibiciones de producción probatoria sobre tema u objeto de prueba</w:t>
      </w:r>
      <w:sdt>
        <w:sdtPr>
          <w:id w:val="1145748024"/>
          <w:tag w:val="goog_rdk_707"/>
        </w:sdtPr>
        <w:sdtContent>
          <w:del w:author="Jordi Ferrer Beltran" w:id="367" w:date="2025-09-08T02:5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pero también constituyen su razón justificativa. </w:t>
      </w:r>
      <w:sdt>
        <w:sdtPr>
          <w:id w:val="1771278938"/>
          <w:tag w:val="goog_rdk_708"/>
        </w:sdtPr>
        <w:sdtContent>
          <w:del w:author="Jordi Ferrer Beltran" w:id="368" w:date="2025-09-08T02:5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Esos valores o bienes jurídicos que son dignos de protección se fijan según lo que cada sistema prescriba. </w:delText>
            </w:r>
          </w:del>
        </w:sdtContent>
      </w:sdt>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consecuencia, la preservación de esos valores jurídicos que se consideran importantes pone de relieve que la regulación del fenómeno probatorio está muy vinculada a cada tradición jurídica. Lo cual explica en parte que es una cuestión contingente que dependerá de cómo se regulen estas reglas en cada sistema jurídico (según la regulación que se asuma así será el alcance que tendrán dichas prohibiciones y la </w:t>
      </w:r>
      <w:sdt>
        <w:sdtPr>
          <w:id w:val="-474919247"/>
          <w:tag w:val="goog_rdk_709"/>
        </w:sdtPr>
        <w:sdtContent>
          <w:ins w:author="Jordi Ferrer Beltran" w:id="369" w:date="2025-09-08T02:57: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posible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afectación a la</w:t>
      </w:r>
      <w:sdt>
        <w:sdtPr>
          <w:id w:val="-1962755331"/>
          <w:tag w:val="goog_rdk_710"/>
        </w:sdtPr>
        <w:sdtContent>
          <w:ins w:author="Jordi Ferrer Beltran" w:id="370" w:date="2025-09-08T02:58: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posibilidades de</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averiguación de la verdad)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028526075"/>
          <w:tag w:val="goog_rdk_711"/>
        </w:sdtPr>
        <w:sdtContent>
          <w:commentRangeStart w:id="110"/>
        </w:sdtContent>
      </w:sdt>
      <w:sdt>
        <w:sdtPr>
          <w:id w:val="-2030928047"/>
          <w:tag w:val="goog_rdk_712"/>
        </w:sdtPr>
        <w:sdtContent>
          <w:r w:rsidDel="00000000" w:rsidR="00000000" w:rsidRPr="00000000">
            <w:rPr>
              <w:rFonts w:ascii="Times New Roman" w:cs="Times New Roman" w:eastAsia="Times New Roman" w:hAnsi="Times New Roman"/>
              <w:b w:val="0"/>
              <w:i w:val="0"/>
              <w:smallCaps w:val="0"/>
              <w:strike w:val="1"/>
              <w:color w:val="000000"/>
              <w:sz w:val="24"/>
              <w:szCs w:val="24"/>
              <w:u w:val="none"/>
              <w:shd w:fill="auto" w:val="clear"/>
              <w:vertAlign w:val="baseline"/>
              <w:rtl w:val="0"/>
              <w:rPrChange w:author="Jordi Ferrer Beltran" w:id="371" w:date="2025-09-08T03:06:00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Ahora bien,</w:t>
          </w:r>
        </w:sdtContent>
      </w:sdt>
      <w:commentRangeEnd w:id="110"/>
      <w:r w:rsidDel="00000000" w:rsidR="00000000" w:rsidRPr="00000000">
        <w:commentReference w:id="1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60249659"/>
          <w:tag w:val="goog_rdk_713"/>
        </w:sdtPr>
        <w:sdtContent>
          <w:del w:author="Jordi Ferrer Beltran" w:id="372" w:date="2025-09-08T03:06: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en relación con</w:delText>
            </w:r>
          </w:del>
        </w:sdtContent>
      </w:sdt>
      <w:sdt>
        <w:sdtPr>
          <w:id w:val="341094325"/>
          <w:tag w:val="goog_rdk_714"/>
        </w:sdtPr>
        <w:sdtContent>
          <w:ins w:author="Jordi Ferrer Beltran" w:id="372" w:date="2025-09-08T03:06: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ejemplo de este tipo de</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983413153"/>
          <w:tag w:val="goog_rdk_715"/>
        </w:sdtPr>
        <w:sdtContent>
          <w:del w:author="Jordi Ferrer Beltran" w:id="373" w:date="2025-09-08T03:06: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las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prohibiciones de producción probatoria</w:t>
      </w:r>
      <w:sdt>
        <w:sdtPr>
          <w:id w:val="-871923240"/>
          <w:tag w:val="goog_rdk_716"/>
        </w:sdtPr>
        <w:sdtContent>
          <w:ins w:author="Jordi Ferrer Beltran" w:id="374" w:date="2025-09-08T03:06: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puede ser el contenido en el </w:t>
            </w:r>
          </w:ins>
        </w:sdtContent>
      </w:sdt>
      <w:sdt>
        <w:sdtPr>
          <w:id w:val="448371311"/>
          <w:tag w:val="goog_rdk_717"/>
        </w:sdtPr>
        <w:sdtContent>
          <w:del w:author="Jordi Ferrer Beltran" w:id="374" w:date="2025-09-08T03:06: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relativas al “secreto” como tema u objeto de prueba un ejemplo puede encontrarse en el </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artículo 417 de la LECrim española. En dicho precepto se establece que los funcionarios públicos no podrán ser obligados a declarar cuando ello implique violar algún secreto que se tenga debido a su cargo, o secretos estatales, militares, o por obediencia debida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regla se encuentra formulada como una excepción del deber general de testificar, pero al mismo tiempo establece un límite a la producción de pruebas sobre un determinado hecho “secreto”. El límite se impone cuando se expresa que “los funcionarios públicos </w:t>
      </w:r>
      <w:sdt>
        <w:sdtPr>
          <w:id w:val="-191484808"/>
          <w:tag w:val="goog_rdk_718"/>
        </w:sdtPr>
        <w:sdtContent>
          <w:commentRangeStart w:id="11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podrán ser obligados a declarar </w:t>
      </w:r>
      <w:sdt>
        <w:sdtPr>
          <w:id w:val="1805289443"/>
          <w:tag w:val="goog_rdk_719"/>
        </w:sdtPr>
        <w:sdtContent>
          <w:ins w:author="Jordi Ferrer Beltran" w:id="375" w:date="2025-09-08T03:0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w:t>
            </w:r>
          </w:ins>
        </w:sdtContent>
      </w:sdt>
      <w:sdt>
        <w:sdtPr>
          <w:id w:val="-673538908"/>
          <w:tag w:val="goog_rdk_720"/>
        </w:sdtPr>
        <w:sdtContent>
          <w:del w:author="Jordi Ferrer Beltran" w:id="375" w:date="2025-09-08T03:0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de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testigos</w:t>
      </w:r>
      <w:commentRangeEnd w:id="111"/>
      <w:r w:rsidDel="00000000" w:rsidR="00000000" w:rsidRPr="00000000">
        <w:commentReference w:id="11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cuando no puedan hacerlo sin violar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secreto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están obligados a guardar”; y el secreto puede ser información clasificada o reservada que conozca el funcionario público civil o militar, por lo que es una regla que se orienta específicamente a la protección de ese secreto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la vulneración de esa prohibición de producción probatoria puede tener lugar en el marco de una investigación penal cuando, por ejemplo, </w:t>
      </w:r>
      <w:sdt>
        <w:sdtPr>
          <w:id w:val="859093026"/>
          <w:tag w:val="goog_rdk_721"/>
        </w:sdtPr>
        <w:sdtContent>
          <w:commentRangeStart w:id="11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policía obliga a un funcionario público a testificar</w:t>
      </w:r>
      <w:commentRangeEnd w:id="112"/>
      <w:r w:rsidDel="00000000" w:rsidR="00000000" w:rsidRPr="00000000">
        <w:commentReference w:id="11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sobre un secreto de naturaleza estatal. La declaración sobre esos hechos determinados, en el entendido de información secreta del Estado y que </w:t>
      </w:r>
      <w:sdt>
        <w:sdtPr>
          <w:id w:val="1695403181"/>
          <w:tag w:val="goog_rdk_722"/>
        </w:sdtPr>
        <w:sdtContent>
          <w:ins w:author="Jordi Ferrer Beltran" w:id="376" w:date="2025-09-08T03:0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respecto del cual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ley proscribe </w:t>
      </w:r>
      <w:sdt>
        <w:sdtPr>
          <w:id w:val="1448089286"/>
          <w:tag w:val="goog_rdk_723"/>
        </w:sdtPr>
        <w:sdtContent>
          <w:del w:author="Jordi Ferrer Beltran" w:id="377" w:date="2025-09-08T03:0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como objeto prohibido de</w:delText>
            </w:r>
          </w:del>
        </w:sdtContent>
      </w:sdt>
      <w:sdt>
        <w:sdtPr>
          <w:id w:val="1051229991"/>
          <w:tag w:val="goog_rdk_724"/>
        </w:sdtPr>
        <w:sdtContent>
          <w:ins w:author="Jordi Ferrer Beltran" w:id="377" w:date="2025-09-08T03:0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divulgación, si se incorpora al conjunto de elementos de juicio puede constituir una prueba ilícita.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respecto cabría señalar dos puntos. Uno, dicha declaración versa sobre un secreto estatal que es objeto o tema prohibido. Dos, es importante señalar que la redacción de la norma vulnerada puede ser un indicador de lo que para el legislador es o no relevante respecto de determinadas pruebas sobre los hechos. </w:t>
      </w:r>
      <w:sdt>
        <w:sdtPr>
          <w:id w:val="1967464089"/>
          <w:tag w:val="goog_rdk_725"/>
        </w:sdtPr>
        <w:sdtContent>
          <w:commentRangeStart w:id="11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decir, el legislador establece en la propia norma la prohibición de producción de pruebas sobre esos hechos determinados, de modo que está queriendo marcar que no es sustancial aportar prueba sobre esos hechos, de lo cual se colige que tampoco será de interés conocer sobre relevancia o fiabilidad alguna. </w:t>
      </w:r>
      <w:commentRangeEnd w:id="113"/>
      <w:r w:rsidDel="00000000" w:rsidR="00000000" w:rsidRPr="00000000">
        <w:commentReference w:id="113"/>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665948544"/>
          <w:tag w:val="goog_rdk_727"/>
        </w:sdtPr>
        <w:sdtContent>
          <w:ins w:author="Jordi Ferrer Beltran" w:id="378" w:date="2025-09-08T06:23: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0000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ese sentido se puede pensar en que es una norma que protege otros valores diferentes del de la averiguación de la verdad, porque constituye una norma que no permite la entrada de pruebas sobre determinados hechos. De lo que se sigue que parece estar imponiendo un límite a la consecución del objetivo de la averiguación de la verdad al no poder contar con esas pruebas. Por lo tanto, si no se cuenta con pruebas sobre determinados hechos no es posible examinar las credenciales epistémicas de prueba alguna, porque no la hay. Al menos de cara a explicar una posible admisibilidad de la prueba ilícita no resulta posible analizar la relevancia y/o fiabilidad de una prueba sobre un secreto estatal porque de plano la norma que establece la prohibición ya está indicando que no cabría esa opción.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secreto por sí mismo no puede ser susceptible de un examen de fiabilidad porque su naturaleza no lo permite, es un hecho que además está prohibido producir prueba sobre él. Las credenciales epistémicas se pueden elucidar de las pruebas relativas a los enunciados sobre los hechos, pero no del hecho en sí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Asimismo, si no se puede acreditar fiabilidad del “secreto estatal” por tratarse de un hecho determinado porque no se puede producir prueba sobre este, en tanto resulta prohibido, entonces puede entenderse que para estos tipos de prohibiciones de producción probatoria sobre tema u objeto de prueba no parece ser relevante la averiguación de la verdad como objetivo a perseguir.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otro lado, están las prohibiciones de producción probatorias sobre tema u objeto de prueba en cuanto a los antecedentes penales/procesales del acusado o antecedentes de la víctima sobre hechos anteriores o posteriores a la investigación penal. Estas prohibiciones de producción probatoria se establecen en reglas que limitan la producción de pruebas sobre determinados hechos relativos a conductas referidas tanto al acusado como a la víctima del proceso judicial, y se justifican en razones relativas a la protección del individuo que está siendo procesado, e incluso se puede pensar en que se trata de prohibiciones que se pueden explicar a través de razones atinentes a la imparcialidad del órgano jurisdiccional.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cuanto a la protección del procesado, deviene atinado puntualizar que esta es una razón que explica que se le pueda juzgar por los hechos que se conocen en el presente y no por hechos anteriores, ya sentenciados. Por otra parte, se puede observar también que se está evitando afectar la imparcialidad del órgano juzgador en relación con los hechos objeto del proceso que se está desarrollando.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cuanto a este último aspecto habría que resaltar que en caso de que dicho órgano conozca y pueda valerse del conocimiento de hechos por los que el acusado ya fue sancionado o de hechos tales como los actos procesales de suspensión del proceso, de acuerdos reparatorios, etc., lo podría llevar a actuar de manera sesgada respecto de los hechos que se están conociendo. Es decir, el conocimiento sobre antecedentes de hechos delictivos previos o de otros procesos incoados contra el acusado puede influir en la decisión que tome el juzgador sobre los hechos actuales e incluso agravar la sanción a aplicar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ese sentido el juzgador podría actuar bajo un sesgo de representatividad, susceptible de configurarse en virtud de los rasgos sobresalientes de una persona que le incluyen en una categoría y, debido a ello se formulan creencias o etiquetas -en forma de prejuicios- de esa persona sin tener en cuenta otra información más precisa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decir, si el acusado en el pasado ha sido procesado por un delito de violencia de género o se le conoce como haber sido autor de delitos asociados a la violencia, el juez lo puede incluir en esa categoría de «violento». De forma que, una vez que se incluye al acusado/procesado en esa categoría, se le atribuyen ciertos rasgos que pueden tenerse en cuenta para el caso actual, olvidando otra información más precisa sobre los hechos que se conocen en el proceso vigente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ese orden, se acota que con la formulación de este tipo de prohibiciones de producción probatoria se puede evitar en cierta medida que se actúe de manera sesgada por parte del juzgador. Además, esta es una cuestión que se podría observar también como una manera de proteger al acusado de un juzgador que se encuentre sesgado y pueda operar de manera desproporcionada en correspondencia con ello.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ejemplo de este tipo de prohibición de producción probatoria sobre tema u objeto de prueba relativo a los antecedentes procesales se puede encontrar en el artículo 384 del Código Nacional de Procedimientos Penales de México que establece la prohibición de incorporación de antecedentes sobre determinados actos procesales previos relacionados con el acusado del proceso actual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último, otro ejemplo de estos tipos de prohibiciones de producción probatoria sobre tema u objeto de prueba es la que se refiere a la conducta de la víctima. El artículo 346 del Código Nacional de Procedimientos Penales de México establece que «(…) en los casos de delitos contra la libertad y seguridad sexuales y el normal desarrollo psicosexual, el Juez excluirá la prueba que pretenda rendirse sobre la conducta sexual anterior o posterior de la víctima»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Según lo que prevé dicho precepto está prohibida la producción de pruebas en relación con la conducta sexual de la víctima anterior o posterior a la investigación (en los casos de delitos de tipo sexual). En otras palabras, hay hechos determinados referidos a la conducta sexual de la víctima sobre los que no se podrá aportar prueba alguna.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justificación de esta norma parece tener características contra epistémicas también, pues al prohibir la producción de pruebas de ese tipo se está limitando la información relacionada con los hechos; información que puede ser relevante y que queda fuera del alcance y conocimiento del órgano jurisdiccional.</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¿Cómo ayudar en el cumplimiento del objetivo de la averiguación de la verdad en un proceso relativo a un delito sexual si no se cuenta con pruebas sobre la conducta sexual anterior o posterior de la víctima? Precisamente a través del conocimiento de dicha conducta sexual se podrían adquirir elementos específicos que informen sobre los hechos controvertidos, su gravedad, si ha dejado o no secuelas, la condición de la víctima, o incluso cuestiones propias de la fiabilidad del testimonio que se aporte al respecto.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se ha podido dar cuenta hasta aquí, las prohibiciones de producción probatoria relativas a tema u objeto de prueba se justifican en valores contra epistémicos. La averiguación de la verdad no parece ser un objetivo que se pretenda perseguir en ese sentido.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Además, vale recalcar que el tipo de prohibición por sí mismo presenta un problema de cara al hecho de analizar las credenciales epistémicas de la prueba. Este punto en particular puede marcar una diferencia respecto de las otras prohibiciones de producción probatorias – sobre medios y métodos -, porque al parecer para esas otras prohibiciones sí que puede ser relevante ese análisis. Quizás habría que profundizar en este punto, pero solo se plantea como una cuestión distintiva de este tipo de prohibiciones de producción probatoria.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otro lado, y solo a manera de mención, podría discutirse un punto referido a si la prohibición de introducir los antecedentes tiene una función epistémica, pero esto depende también del tipo de juzgador de los hechos con el que el sistema cuente; y también podría salir a colación el argumento paternalista, es decir, la desconfianza en la que parecen fundarse estas reglas de que el juzgador será imparcial.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Dicho esto, se podrá observar a continuación qué sucede con otros tipos de prohibiciones de producción probatoria como son las relativas a los medios de prueba.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8" w:right="0" w:hanging="708"/>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2.1.2. En cuanto a los medios de prueba.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prohibiciones de producción probatorias relativas a los medios de prueba se establecen en reglas jurídicas que impiden el ingreso de determinados medios probatorios en el proceso. Tal es el caso de la prohibición formulada para los testigos-parientes, los testigos de referencia, entre otros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justificación de estas prohibiciones probatorias se centra en la protección de valores como la relación de parentesco, la credibilidad e integridad en el ejercicio de algunas profesiones, etc. En ese sentido parecen ser normas contra epistémicas que hacen prevalecer intereses distintos del de la averiguación de la verdad, lo cual se evidencia en reglas que regulan la exención de la declaración de los testigos parientes del acusado, o de los abogados, periodistas, sacerdotes, entre otras profesiones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obstante, se suelen reconocer en los ordenamientos jurídicos algunas prohibiciones sobre medios de prueba testifical que funcionan como garantías epistémicas también. Tal es el caso de reglas que prohíben la incorporación de los testigos de referencia, conocidas como aquellas que prohíben admitir en el proceso los testigos de oídas 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hearsays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incluso la propia prohibición que protege la confianza o integridad de la profesión de periodismo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continuación, se consideran las prohibiciones de producción probatoria relativas al testigo-pariente y el testigo de referencia. Para ello se utilizan algunos ejemplos de normativas jurídicas y a partir de ahí se explica cómo se pueden afectar las credenciales epistémicas de la prueba ilícita que resulta de su vulneración, así como varios de los puntos polémicos que se han presentado al respecto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prohibiciones de producción probatoria relativas al testigo-pariente se encuentran reguladas en casi todos los ordenamientos jurídicos. Por ejemplo, en la normativa española se puede ubicar en el artículo 416.1 de la LECrim. Esta regla establece quiénes se encuentran exentos de la obligación de declarar por la relación de parentesco que mantienen con el acusado, así como el deber del juez de instrucción de advertirle al testigo-pariente de que no tiene la obligación de declarar en contra del acusado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razones justificativas de esta regla parecen centrarse en el hecho de evitar el conflicto que se le puede plantear al testigo entre la alternativa de cumplir una obligación –decir la verdad– y el hecho de no perjudicar con ello a quienes mantienen una relación afectiva con él. Por lo que la justificación de dicha norma jurídica, como ya se señalaba, está en el valor relativo a la protección de la relación de parentesco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supuesto de hecho que podría ayudar a ilustrar mejor es el caso en el que un testigo, hijo del acusado en el proceso, declara ignorando que podía abstenerse de hacerlo y sin que se le instruyera al respecto. Este supuesto puede ser calificado como un caso de prueba testifical “ilícita”; de hecho, parece ser un tipo de caso en el que se observa una violación de esa prohibición de producción probatoria relativa al medio de prueba del testigo pariente.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corresponde hacer ante un supuesto de esta naturaleza? ¿Cómo se construye un argumento que ponga de manifiesto que ha tenido lugar una prueba ilícita y que muestre el camino a seguir?  Pues para una parte de la doctrina española ese supuesto se puede calificar como un tipo de caso de prueba ilícita en el cual se ha vulnerado el derecho a la intimidad familiar.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Desde ese punto de vista se defiende la aplicación de la regla de exclusión de la prueba ilícita según el artículo 11.1 de la LOPJ del ordenamiento español. En ese sentido se entiende que ha habido una violación de ese derecho, como parte de la vulneración de la regla prevista en el artículo 416.1 de no haberse advertido al testigo de que estaba exento de la obligación de declarar en contra del procesado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la línea argumentativa del caso se encauza desde ese punto de vista, entonces en dicho supuesto se puede calificar la prueba como ilícita por haber sido recabada a través de la violación de un derecho fundamental. Este punto resulta útil para la explicación de los casos referidos al quebrantamiento de las prohibiciones de producción probatoria relativas al testigo-pariente porque, como se puede notar, la doctrina fundamenta su postura en una correlación entre las normas jurídicas vulneradas (prohibición de producción probatoria y derecho fundamental) para justificar la consecuencia de la exclusión.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decir, se puede observar el quebrantamiento de la prohibición de producción probatoria prevista en el artículo 416.1, que a su vez encuentra apoyo en el derecho a la intimidad familiar reconocido en la Constitución española en el artículo 18.1. A partir de esos elementos se puede explicar la exclusión de la prueba ilícita según lo previsto en el artículo 11.1 de la LOPJ.</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jurisprudencia del Tribunal Supremo español ha acogido esta posición en asuntos donde se decide la exclusión de una declaración inculpatoria prestada por un familiar del procesado sin informarle de lo dispuesto en el artículo 416.1. Por ejemplo, en casos donde puede tratarse del hermano, la cónyuge o un hijo del acusado que declara lo que conoce sobre los hechos que se estaban enjuiciando durante el juicio oral; pero no se le advierte de lo establecido en el artículo 416.1 en cuanto a que no está obligado a declarar, como manera de proteger la relación de parentesco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Ciertamente se trata de casos en los que se ha visto vulnerada la prohibición de producción probatoria relativa a un testigo-pariente (artículo 416.1 de la LECrim) y en los que el argumento planteado para excluir la prueba a través de la prohibición de valoración encuentra apoyo en el artículo 11.1 de la LOPJ de la mano con el artículo 18.1 de la Constitución española. No obstante, se pueden subrayar algunos matices a la explicación de dicho argumento. Primero, que la prueba ilícita declarada como resultado de la violación del derecho a la intimidad familiar (como derecho fundamental) es una tesis que permite sostener la consecuencia de la exclusión. Si se trata de una ilicitud que ha ocurrido durante la práctica de las pruebas la consecuencia podría ser la de prohibición de valoración o la admisión de dicha prueba.</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esa línea, el argumento utilizado puede referirse, asimismo, al punto de vista relativo a que lo ocurrido se considere como actividad vulneradora de una prohibición de producción probatoria sobre un medio de prueba testifical. La ilicitud se puede entender igualmente como esa actividad de vulneración de una norma regulativa (prohibición de producción probatoria), de conjunto con el derecho que sirve de fundamento, y desde ahí resulta factible argumentar la exclusión o la admisión de la prueba ilícita.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ese sentido, el análisis sobre la fiabilidad del testimonio puede ayudar a calzar no solo la exclusión de la prueba, sino también su admisión. Uno de los argumentos que pueden servir para la decisión sobre la consecuencia a aplicar a la prueba ilícita es ese relativo al testimonio (prueba testifical), y de cómo puede haberse afectado la fiabilidad de aquel.</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Segundo, que es importante referirse al alcance del deber de informar al testigo-pariente acerca de la exención del deber de declarar. En la jurisprudencia se destaca la STC 94/2010 sobre un caso en el que la corte se pronunció en relación con las declaraciones como testigos de la esposa y la hija del acusado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Tribunal Constitucional se posiciona afirmando que no existió ninguna constancia de que hubiera sido informada la hija del acusado del derecho a no declarar contra su padre, por lo que estimó correcta la declaración de exclusión de la prueba testifical ilícita. Sin embargo, respecto de la esposa la solución fue diferente, pues esta había denunciado en varias ocasiones al esposo – en ese momento acusado en el proceso - por actos de violencia doméstica prestando declaraciones en su contra ante la policía y el juez de instrucción. En su caso, también había ejercido la acusación particular e interpuesto un recurso de apelación contra la sentencia condenatoria al haberse desestimado sus pretensiones más graves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Teniendo en cuenta estos elementos el Tribunal Constitucional estimó que la actitud de la esposa se puede entender que manifiesta la intención y voluntad de prestar declaración sobre lo ocurrido. En otras palabras, que la esposa haya denunciado al acusado por actos de violencia doméstica en otros procedimientos demuestra en cierto sentido que en caso de que se le advierta a ella de que está exenta del deber de declarar contra el acusado, igualmente ella prestará la declaración, pues se presenta carente de sentido la idea de proteger la relación conyugal dadas las denuncias interpuestas.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modo que el tribunal concluye que la falta de información a la esposa no debía dar lugar a la exclusión de la prueba. Al respecto se señaló que la exclusión podría resultar desproporcionada por su formalismo al sustentarse en un riguroso entendimiento de la facultad de dispensa desconectada de su fundamento y finalidad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 cierto es que, a pesar de los detalles planteados en ese caso, uno de los argumentos de los que se vale el tribunal se apoya en el resto de los procedimientos que inició la esposa del acusado (acusación particular y el recurso de apelación); elementos que no deben concebirse desvinculados de la intervención de la esposa como testigo en el actual proceso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decisión del tribunal fue admitir la declaración de la esposa como testigo en el proceso, porque, aunque no se le haya advertido de la exención de declarar, el resto de los actos que ha llevado a cabo demuestran su intención de hacerlo. En ese supuesto la esposa actúa de acuerdo con su obligación de decir la verdad, constituyendo esta una razón para actuar mucho más fuerte que el hecho de no perjudicar al esposo con dicha declaración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se puede notar, en el análisis de un mismo hecho se aplican consecuencias diferentes frente a la declaración de una prueba testifical ilícita. Por una parte, el testimonio de la hija del acusado se excluye del proceso, mientras que el de la esposa del acusado se admite como prueba en el proceso. Esto se puede explicar a través de algunas cuestiones características de las prohibiciones probatorias y de elementos del propio caso que se plantea. Además, es un buen punto que pone de relieve elementos que son útiles para la discusión referida a cómo la exclusión no es la única consecuencia posible cuando tiene lugar una prueba ilícita.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cuanto a las cuestiones propias de las prohibiciones probatorias, pueden tener un carácter relativo o condicionado, y tal es el caso de las prohibiciones de producción probatoria sobre el testigo pariente. Como bien señala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 reglas que establecen las prohibiciones probatorias no se presentan, en su conjunto, de forma igualmente categórica. Mientras que las prohibiciones probatorias absolutas pretenden validez por sí mismas, sin condicionamiento alguno, hay otras que limitan la obtención de una prueba de manera condicional o relativa, y esas son las prohibiciones probatorias condicionadas o relativas. Estas últimas se encuentran limitadas, por ejemplo, por la voluntad de una persona (como el testigo pariente) que se oponga a aportar una prueba como una declaración en contra de un familiar acusado en un proceso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ese sentido, el propio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refiere que como ejemplo de una prohibición de prueba condicionada se puede mencionar al principio jurídico que otorga a un testigo el derecho de negarse a declarar: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5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principio implica algo más que la libertad de decisión frente a la obligación de declarar: implica imperativamente que de forma justificada el testimonio de quien se rehúsa a declarar no debe ser utilizado como prueba (</w:t>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2017: 8).</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otras palabras, cuando el testigo se niega a declarar esto implica una decisión frente a la obligación de declarar, pero puede implicar además que ese testimonio quede inutilizable para el proceso. Sin embargo, queda la posibilidad como prohibición condicionada de que el testigo sí quiera declarar y actúe en correspondencia con ello. En el caso de que el testigo declare, la voluntad de hacerlo hace que esa prohibición probatoria tenga un límite interno que dependerá de esa voluntad.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caso comentado, el tribunal entiende que los actos que ha llevado a cabo la esposa del acusado demuestran su intención de declarar, aunque eso suponga una declaración que sirva como prueba de cargo contra su cónyuge. En ese punto se puede observar la condicionalidad o relatividad de la prohibición probatoria antes enunciada, pues en esencia dependerá de la voluntad del testigo.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en cuanto a las particularidades del caso puede discutirse el punto referido a que el tribunal asumiera que la actitud de la esposa del acusado con respecto de otros hechos pone de manifiesto su voluntad de declarar (aun y cuando no se le haya hecho la debida advertencia de que se puede negar a hacerlo). Por una parte, parece lógico interpretar que la conducta de la esposa mediante las denuncias al acusado en otros procedimientos indica su intención de declarar. De manera que, en algún sentido, se puede interpretar como una manera de afirmar que ella tiene la voluntad de declarar sin que interfiera ese valor de proteger la relación familiar (que es el que justifica en parte esa prohibición probatoria); pero eso no significa necesariamente que el comportamiento de ella en el proceso actual contra el acusado signifique su voluntad expresa de declarar.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obstante, siendo esa la posición asumida no cabe duda que se pueden aplicar consecuencias diferentes para una prueba testifical ilícita. Esto en algún sentido está dejando por sentado que cuando tiene lugar una prueba ilícita se puede acudir a la regla de exclusión o a la doctrina de la admisibilidad; cuestión que en alguna medida muestra que la vulneración de una prohibición de producción probatoria no acarreará necesariamente la exclusión de la prueba así obtenida.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cuanto a las prohibiciones de producción probatoria sobre los testigos de referencia se reconocen reglas que establecen el impedimento (absoluto o relativo) de incorporar testimonios de este tipo en el proceso. La explicación de estas se encuentra en la idea de que los testigos que conocen sobre los hechos de una manera indirecta mediante terceros – testigos de oídas como también se les denomina - pueden emitir un testimonio poco fiable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un medio de prueba ya de por sí cargado de subjetividad.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justificación de estas reglas jurídicas tiene fines epistémicos, pues parecen dirigirse a garantizar la fiabilidad de la prueba testimonial como vía para el cumplimiento de la averiguación de la verdad. Son reglas que evitan la entrada de pruebas poco fiables, por lo que se está protegiendo de algún modo la calidad epistémica del conjunto de elementos de juicio del proceso en pos de la averiguación de la verdad.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testigo de referencia o testigo de oídas conoce los hechos de manera indirecta, es decir, tiene limitado el conocimiento, en el entendido de su percepción directa, sobre los hechos porque adquiere la información por intermediación de otra persona. En ese sentido se trata de un testigo que no percibe los hechos él mismo y no podrá declarar sobre estos de manera más exacta.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limitación en el modo en que se percibe la información es la que hace que la prohibición probatoria pueda tener en algunos ordenamientos jurídicos un reconocimiento como prohibición absoluta, o como prohibición relativa. Para los que la regulan con carácter absoluto la idea es que está prohibido incorporar ese tipo de testigos, sin excepciones al respecto; mientras que los ordenamientos en los que se establece como prohibición relativa o condicionada la idea es que se entienda como una prueba que puede incorporarse al conjunto con determinadas condiciones o requisitos que deben cumplirse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 normativa española se puede encontrar un ejemplo de este tipo de prohibición con carácter de absoluta en el artículo 813 de la LECrim, al regularse que “No se admitirán testigos de referencia en las causas por injuria o calumnia vertidas de palabra”; preceptiva con la cual queda excluida la posibilidad de incorporar testigos de referencia en procesos por estos delitos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trata de un medio de prueba al que se le niega toda validez en el ámbito penal. Como bien afirma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estos son elementos de juicio que se justifica su exclusión por considerarlos de bajo valor epistemológico ante el peligro de que una mala valoración tienda a conferirles un valor superior al que realmente ostentan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También se puede observar el artículo 297.2 de la propia normativa que se refiere a las declaraciones de conocimiento propio cuando se trate de funcionarios judiciales, y cito “tendrán el valor de declaraciones testificales en cuanto se refieran a hechos de conocimiento propio”. Una vez que la norma se refiere a darle valor a las declaraciones relativas a hechos de conocimiento propio, está diciendo de alguna manera que no se admitirán las declaraciones de los testigos de referencia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Además, se puede mencionar el artículo 710 en la parte destinada a los testigos de referencia. En este se plantea que es relevante conocer los detalles de cómo se adquirió la información sobre la que se basa su declaración. Es decir, se pone énfasis en verificar el cómo obtuvo la información dicho testigo, por lo que pareciera poner un límite relativo al testigo de referencia, pues se puede buscar una manera de verificar su dicho a través de poner en conocimiento la persona mediante la cual obtuvo la información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7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su parte la jurisprudencia española ha planteado criterios en favor de admitir los testigos de referencia como prueba en el proceso. En la Sentencia 246/2016, por ejemplo, el órgano jurisdiccional se pronuncia sobre la admisión del testimonio de referencia: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clase de prueba no es rechazable de plano, porque, no excluida su validez por la ley salvo en las causas por injuria o calumnia vertidas de palabra, no siempre es posible obtener la prueba original y directa. En este sentido se ha pronunciado la jurisprudencia de esta Sala al declarar la validez de los testigos de referencia cuando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se haya acreditado la imposibilidad de acudir al testimonio del testigo directo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(STS de 12 de julio de 1996 y STS de 10 de febrero de 1997). Concurriendo dicha imposibilidad el testigo de referencia puede válidamente constituir prueba de cargo suficiente para enervar el derecho fundamental a la presunción de inocencia y fundamentar una sentencia condenatoria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Pr>
        <w:footnoteReference w:customMarkFollows="0" w:id="179"/>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ese pronunciamiento jurisprudencial se plantea que para la incorporación del testimonio de referencia como prueba de cargo es necesario que se haya podido acreditar la imposibilidad de acudir a la declaración del testigo directo. Una vez acreditada esa imposibilidad debe darse de conjunto una actividad de corroboración de la información que aporta el testigo de referencia, así podrán tenerse en cuenta otras pruebas de apoyo a este testimonio.</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esa línea se han señalado algunas pautas o criterios jurisprudenciales que explican la admisión de los testimonios de referencia. El Tribunal Constitucional español ha expuesto al respecto que: a) el testimonio de referencia tiene un carácter excepcional, y se limita su admisibilidad a situaciones donde existe una imposibilidad real y efectiva de obtener la declaración del testigo directo; b) la declaración de los testigos de referencia debe prestarse en el acto del juicio oral con las debidas garantías de inmediación y contradicción; c) su suficiencia como prueba de cargo exige la concurrencia de otras pruebas corroborantes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Estos elementos enunciados expresan con claridad la posición de la jurisprudencia en relación con los testigos de referencia en el proceso, de modo que se establecen requisitos que pueden ser de utilidad frente a casos en los que el testigo directo no pueda acudir a prestar declaración y, en su lugar, puede declarar un testigo de referencia. Al mismo tiempo se añaden estos aspectos para tener en cuenta al aplicar las reglas ya establecidas en el ordenamiento jurídico, y también pueden ser aplicables para casos donde hay un vacío legal.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con estos elementos en mente cabría preguntarse cómo se pueden afectar las credenciales epistémicas de la prueba ilícita que deriva de la violación de ese tipo de prohibiciones de producción probatoria sobre el testigo-pariente y el testigo de referencia. Para ello es importante tener en cuenta que en ambos casos – prohibición de producción probatoria de un testigo-pariente o de un testigo de referencia – se refiere a la prueba testifical, es decir, el examen de las credenciales epistémicas recae sobre ese tipo de prueba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ese sentido se centra el análisis en la fiabilidad de la prueba testifical “ilícita” al tratarse de una declaración que viene en forma de afirmación testimonial. La fiabilidad como credencial epistémica informa sobre cómo se obtuvo el conocimiento relativo a la información probatoria y cuan confiable o cierto puede ser este, por lo que se trata de un análisis de la calidad epistémica de esas pruebas.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pruebas testificales tienen una manera particular de verificar su fiabilidad, por un lado, depende del sujeto que emite el testimonio, y por otro, del análisis del testimonio mismo. Para el examen o análisis de fiabilidad de dichas pruebas pueden utilizarse determinados criterios que responden a aspectos que limitan o afectan la fiabilidad de aquel, me refiero a la fragilidad de la memoria de las personas, las circunstancias del hecho cognoscente y como estas influyen en cada testigo, la manera en que cada persona percibe e interpreta los hechos, entre otros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criterios o condiciones que han de tenerse en cuenta para evaluar la fiabilidad de un testimonio son planteados por varios autores especializados en el tema. En esa línea, se comparte la postura de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cuanto a las circunstancias fácticas, las condiciones del testigo que conoció sobre estos, así como el modo en que se recupera la información. Dicho autor distingue entre los criterios siguientes: A) factores de codificación, que a su vez se refieren a: 1) los factores del suceso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2) factores del testigo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Factores de retención y recuperación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Pues bien, de los factores asociados al suceso pueden ser varios los que den lugar a una afectación de la fiabilidad del testimonio porque impliquen, de una manera u otra, que el dicho del testigo pueda verse permeado de cuestiones poco precisas, contradicciones, etc. En este momento solo se hace referencia a algunos de ellos a través de sus variables; aunque, como se puede observar, algunas de ellas se ajusten mejor cuando se trata de testimonios de testigos que tienen una relación de parentesco con el acusado que cuando se trata de testigos de referencia o viceversa.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Dentro de estos factores relativos al suceso pareciera que las condiciones perceptivas y la información de características especiales son categorías que pueden tener un impacto diferente en la fiabilidad del testimonio de los testigos de referencia y de los testigos-pariente. Para el caso de los testigos de referencia es preciso tener en cuenta que estos perciben los hechos a través de un tercero, y no de manera directa. Por lo tanto, su conocimiento sobre los hechos estará limitado y ello estará indicando falencias en cuanto a la precisión de detalles sobre los hechos y que probablemente pueden conocerse de mejor manera cuando son percibidos directamente. Mientras que para el caso del testigo-pariente no tiene por qué ser un problema necesariamente, a no ser que se trate de un testigo de referencia que -al mismo tiempo- sea familiar del acusado en el proceso. De ser así la afectación en la fiabilidad del testimonio podría ser más severa porque el problema estaría en dos sentidos: uno, la limitación de haber obtenido la información a través de un tercero, y dos, que por la relación de parentesco también se puedan presentar sesgos cognitivos que conlleven a falsear la declaración.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analizar los factores del suceso en un testimonio de referencia será preciso valerse de la información que aporte el testigo directo y de otras pruebas que ayuden a corroborar la información aportada. El punto es justamente que ese tipo de testimonio cuenta con una afectación de base en su fiabilidad por el solo hecho de su procedencia indirecta, todo lo cual hará que se valoren esos otros elementos de corroboración a través de otras pruebas.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lógica y la consistencia son otras variables a las que habría que prestar especial atención para el caso del testigo-pariente, aunque se pueden observar en los testimonios en general. Cuando se trata de este tipo de testimonio el relato sobre el suceso debe ser lógico y consistente consigo mismo. Es decir, habría que observar con detenimiento en el caso de que se presenten contradicciones pues estas pueden indicar en algún sentido baja fiabilidad o intención del declarante de alterar la información sobre lo sucedido.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ejemplo, cuando se trata de la madre del acusado que declara sobre la coartada de este, pero cambia los detalles al ser interrogada. En esa línea se puede tratar de una afectación en la fiabilidad del testimonio porque las contradicciones presentadas con el cambio en la declaración de ella han socavado la exactitud de dicho testimonio.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Mientras que en el caso de que haya fallos en la lógica y la consistencia del testimonio del testigo de referencia se pueden poner de manifiesto problemas con la exactitud o precisión de los datos o detalles propios del hecho de haber obtenido ese conocimiento a través de un tercero. El testigo de referencia puede presentar problemas justamente en esos dos rasgos; situación que puede ser o no salvable a través de otras pruebas que se tengan en cuenta para corroborar la información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otro lado, se puede dar cuenta de los factores del testigo, los cuales explican cómo cada persona percibe e interpreta la información que recibe. Este proceso se encuentra permeado por el conocimiento que cada cual tiene sobre el mundo, las experiencias adquiridas y, además, de algunas variables personales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Dentro de esos factores se pueden ubicar las expectativas y estereotipos. Estos pueden ser elementos que afecten la fiabilidad del testimonio de los testigos de referencia y de los testigos-pariente en caso de que falseen la información que aportan respecto de los hechos.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estos dos tipos de testigos específicamente – y para los testigos en general - los estereotipos pueden ocasionar una afectación en el testimonio. De qué manera puede producirse esa afectación, pues probablemente a través de los estereotipos descriptivos. Como bien afirma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Arena,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estereotipos descriptivos son aquellos que pretenden ofrecer información sobre características de un grupo y de cada uno de sus miembros. Por ello se afirma que son estereotipos que suelen funcionar de manera parecida a las generalizaciones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cómo se explica lo que sucede con este tipo de estereotipos y su influencia en los testigos. Pues los supuestos en los que se puede incurrir son dos, puede ocurrir que el testigo asuma un estereotipo (de manera explícita) en algunas de sus afirmaciones mientras declara, pero puede suceder también que haya que indagar en los enunciados porque aquellos pueden funcionar también de manera implícita. Lo que interesa, en todo caso, es determinar si dichos estereotipos (en caso de que estén presentes) pueden afectar la fiabilidad del testimonio a través de afirmaciones que los propios testigos realizan y que desvirtúan el objeto central de aquellas aportando información falsa basada en aquellos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8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ejemplo, en el caso de una hija que ha presenciado discusiones entre sus padres donde su padre a golpeado a su madre en varias ocasiones, ella en su declaración como testigo puede partir de un estereotipo descriptivo al afirmar que su padre es un hombre que abusa de las mujeres porque todos los hombres se comportan de esa manera. Por tanto, si esa testigo-pariente que es hija del acusado declara sobre un hecho determinado donde es el padre quien resulta acusado en el proceso judicial, en este supuesto existirá la posibilidad de que el testimonio de ella se encuentre afectado por ese estereotipo descriptivo sobre los hombres.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fiabilidad del testimonio de la testigo puede afectarse en el sentido de que la declaración podrá ser falsa (dada la influencia de ese estereotipo) y no precisamente estará enfocada en los detalles de los hechos acontecidos. La presencia de estereotipos hace que quepa la posibilidad real de una afectación en la fiabilidad del testimonio por las razones antes explicadas.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 embargo, en relación con la declaración de un testigo de referencia hay que decir que en caso de la presencia de estereotipos descriptivos también puede haber una afectación en la fiabilidad del testimonio. La percepción sobre los hechos en ese caso tiene de por sí el problema referido a que la información se obtiene a través de un tercero, lo que significa que ya hay una limitante clara respecto de la percepción sobre los hechos; y si a eso se le suma la presencia de un estereotipo descriptivo en la declaración entonces puede que se socave la fiabilidad de ese testimonio de manera más grave. Se trata, entonces, de un testimonio sobre hechos conocidos a través de un tercero, y además habrá un segundo problema en cuanto a que el testigo pueda emitir un testimonio con información falsa basada en un estereotipo.</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Otro de los factores de influencia en la fiabilidad del testimonio son los factores motivacionales. En ese sentido, el propio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refiere que las emociones juegan un papel fundamental en la memoria en general, por lo que el estado emocional condiciona la interpretación del suceso y su posterior recuperación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9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ese marco se puede pensar en las relaciones familiares entre acusado y testigos como una manera de hablar de relaciones permeadas de afectos. En otras palabras, las emociones que subyacen en las relaciones familiares o de parentesco pueden afectar la memoria y la percepción de los hechos. En ese sentido puede suceder que, por ejemplo, se distorsionen los recuerdos en virtud del parentesco.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factores motivacionales pueden tener una especial significación para el caso de los testigos-pariente. El hecho de tener una relación de parentesco con el acusado en el proceso puede influir en el testimonio de dicho testigo, ya sea porque su declaración no sea del todo cercana a la verdad por evitar afectar al acusado o porque justamente no mantienen una buena relación y la idea es agravar los hechos para afectar al acusado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9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También puede suceder que el testigo-pariente tenga un interés personal en el resultado del proceso, como proteger al acusado o evitar consecuencias negativas para él, eso puede denotar la presencia de un potencial sesgo. Tal es el caso, por ejemplo, del hermano del acusado que podría estar motivado por los lazos afectivos emocionales para encubrir a este, aunque ello no implica automáticamente la falta de veracidad de su testimonio. En esa línea, para analizar ese testimonio será necesaria la corroboración de la información aportada por ese testigo, lo que ayudará a confirmar o desvirtuar las hipótesis en juego.</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propósito, se debe considerar la relación del testigo con el acusado en cuanto al grado de cercanía emocional, económica o de dependencia con el acusado se puede observar como un posible factor de parcialidad. Hay testigos que podrían tener mayores incentivos que otros para ocultar o cambiar información relacionada con los hechos para proteger su relación de afecto y familiaridad con el acusado.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marco de las relaciones de parentesco las emociones tienen una función importante en el testimonio que puede emitir un testigo-pariente. Por lo que en ocasiones se pueden obtener testimonios que se encuentren afectados en su fiabilidad porque ha mediado algún tipo de emoción relativa a la cercanía familiar, afecto, estados de dependencia, etc.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otra parte, cuando se trata del testimonio de un testigo de referencia es importante considerar también las variables personales de las que habla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sobre todo la relativa al grado de implicación con el suceso. Como bien afirma dicho autor:</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3" w:line="360" w:lineRule="auto"/>
        <w:ind w:left="70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implicación de cada uno de los actores en el suceso condicionará, en primer lugar, el foco atencional, de forma que cada uno de ellos se centrará en diferentes detalles. Pero, además, es de suponer que los niveles de activación que cada uno de ellos puede sufrir también podrían desempeñar un papel importante en su capacidad para codificar la información sobre lo ocurrido. […] Por último, el esquema utilizado para codificar y recuperar la información variará en función del tipo de participación y, por tanto, la interpretación del suceso y la influencia de expectativas y conocimientos previos. (</w:t>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2010: 40).</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Así, hacer un examen de la fiabilidad del testimonio emitido por un testigo de referencia debe tener en cuenta parámetros que permitan contextualizar el relato. Para precisar los detalles que se pueden aportar según el conocimiento de los hechos es necesario contextualizar el relato a través de criterios que informen sobre el cómo se obtuvo la información, para luego verificar los datos aportados y corroborarlos con otras pruebas de las aportadas en el proceso judicial.</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los casos donde la información se obtiene a través de terceros es necesario contar con fuentes directas del conocimiento y determinar en qué contexto se hace el testimonio, debido a verificar el dicho del testigo de referencia y de esta manera observar su grado de fiabilidad.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prueba testifical ilícita que resulte de la vulneración de prohibiciones de producción probatoria sobre medios de prueba testifical (como las relativas al testigo-pariente y al testigo de referencia) requiere de un examen sobre su fiabilidad, como credencial epistémica. Para realizar ese examen se pueden tener en cuenta los elementos relacionados con el suceso, con el testigo e incluso con los factores de retención y recuperación de la información.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elementos analizados se han de observar como posibles aspectos que pueden afectar de una manera u otra el grado de fiabilidad del testimonio de un testigo que puede ser pariente del acusado o de referencia. Aunque ciertamente, cada uno de esos elementos tiende a influir más en un tipo de testimonio que en otro, lo que parece quedar claro es que son elementos que pueden tenerse en cuenta como parte del examen de fiabilidad que se le realice a la prueba testifical ilícita.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último, como parte de los factores que pueden influir en la fiabilidad del testimonio están los factores de retención y recuperación de la información; tal como le denomina el propio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Estos se refieren a elementos como: la demora en el tiempo en que se recupera la información, la manera en que se recupera la información a través de la toma de declaración o los interrogatorios, las ayudas al recuerdo y las falsas ayudas (tortura, hipnosis, etc.). En ese sentido es importante analizarlos como parte del estudio referido a las prohibiciones de producción probatoria sobre los métodos de obtención de pruebas porque dichos factores suelen tener mayor incidencia en la manera en que se recupera la información a través de los interrogatorios u otras acciones de índole similar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9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00dxqyakllv" w:id="4"/>
      <w:bookmarkEnd w:id="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2.1.3. En lo referente a los métodos de obtención de pruebas.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prohibiciones de producción probatoria referidas a los métodos para obtener pruebas son reglas que imponen límites a la forma de recaudarlas, por lo que se pueden observar como un modo de evitar el abuso del poder por parte de la autoridad o sus agentes en el momento de obtener las pruebas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9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tipo de prohibiciones de producción probatorias son reglas que se justifican en la protección de derechos fundamentales - la integridad corporal, por ejemplo -, el derecho a la no autoincriminación, el proceso justo, y también, encuentran sustento en la salvaguarda de la calidad epistémica de las pruebas obtenidas a través de esos métodos. El punto relativo a los derechos que han de protegerse es importante, pero al mismo tiempo se debe tener en cuenta el argumento relativo a la fiabilidad de la información que se consigue de esa manera. </w:t>
      </w:r>
    </w:p>
    <w:p w:rsidR="00000000" w:rsidDel="00000000" w:rsidP="00000000" w:rsidRDefault="00000000" w:rsidRPr="00000000" w14:paraId="000001D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pruebas obtenidas a través de métodos tales como la tortura, la fuerza, tratos inhumanos, coacción o amenaza son cuestionables en términos de fiabilidad porque una declaración forzada puede basarse en información falsa. El torturado aporta información bajo las circunstancias a las que está siendo sometido, lo que significa que puede que lo que declare responda al hecho de darle al torturador la información que este quiere escuchar y así acabar con el sufrimiento que está padeciendo que a la verdad sobre los hechos. </w:t>
      </w:r>
    </w:p>
    <w:p w:rsidR="00000000" w:rsidDel="00000000" w:rsidP="00000000" w:rsidRDefault="00000000" w:rsidRPr="00000000" w14:paraId="000001D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Estos aspectos son relevantes a los efectos de explicar cuan perjudicial puede ser una prueba obtenida de ese modo de cara a la corrección del veredicto. En ese sentido se trata de pruebas poco o nada fiables porque presentan un déficit epistémico importante; son pruebas que incluso pueden llegar a ser irrelevantes, lo cual interfiere de manera clara en el cumplimiento del objetivo de la averiguación de la verdad</w:t>
      </w:r>
      <w:r w:rsidDel="00000000" w:rsidR="00000000" w:rsidRPr="00000000">
        <w:rPr>
          <w:rFonts w:ascii="Times New Roman" w:cs="Times New Roman" w:eastAsia="Times New Roman" w:hAnsi="Times New Roman"/>
          <w:color w:val="000000"/>
          <w:sz w:val="24"/>
          <w:szCs w:val="24"/>
          <w:vertAlign w:val="superscript"/>
        </w:rPr>
        <w:footnoteReference w:customMarkFollows="0" w:id="194"/>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D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Ahora bien, las prohibiciones de producción probatorias sobre los métodos de obtención de las pruebas más conocidas, en la doctrina y en la jurisprudencia, son las relativas al interrogatorio que se lleva a cabo mediante el uso de la tortura, tratos inhumanos o degradantes. Estos tipos de actos, aunque en ocasiones se reconozcan de manera conjunta no significan lo mismo; cada término describe un tipo de acto con características propias</w:t>
      </w:r>
      <w:r w:rsidDel="00000000" w:rsidR="00000000" w:rsidRPr="00000000">
        <w:rPr>
          <w:rFonts w:ascii="Times New Roman" w:cs="Times New Roman" w:eastAsia="Times New Roman" w:hAnsi="Times New Roman"/>
          <w:sz w:val="24"/>
          <w:szCs w:val="24"/>
          <w:vertAlign w:val="superscript"/>
        </w:rPr>
        <w:footnoteReference w:customMarkFollows="0" w:id="195"/>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Uno de los casos más connotados presentado ante el TEDH sobre este tipo de métodos para obtener pruebas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Gäfgen v. Germany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suscitó por indebidas actuaciones de la policía alemana durante el interrogatorio de un sospechoso de un delito de secuestro (que acabó siendo un asesinato) en el cual se golpeó y amenazó a este con infligirle daño (se le amenazó con ponerlo en una celda con otros dos hombres de fisionomía robusta para que abusaran sexualmente de él) y, si fuera necesario, cumplir la amenaza con la finalidad de obligarle a revelar dónde se encontraba el niño secuestrado. Una vez que el detenido confesó, se le obligó a ir hasta el sitio donde se encontraba el cuerpo, haciéndolo caminar descalzo sobre terreno rocoso, entre otros tantos actos de similar naturaleza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9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hechos del caso se calificaron como amenaza de tortura. Si bien el tribunal consideró que el trato no constituía tortura, lo calificó como trato inhumano y degradante. En ese sentido, las pruebas obtenidas como resultado de ese trato se consideraron ilícitas y se determinó su exclusión del proceso judicial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9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También están las prohibiciones de producción probatoria relativas a interrogatorios utilizando fuerza, coacción o amenaza. Como ejemplo de estas se puede mencionar el precepto 389.3 de la LECrim que prescribe la prohibición de realizar interrogatorios al procesado mediante el uso de cualquier tipo de coacción o amenaza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9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idéntica prohibición se determina para el interrogatorio de testigos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9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la jurisprudencia se pueden identificar varios pronunciamientos en los que se excluye prueba obtenida mediante fuerza, coacción o amenaza. Como ejemplos se pueden mencionar algunos casos llevados por la Corte Interamericana de Derechos Humanos (CIDH) tales como “Cantoral-Benavides vs. Perú” y “Fernández Ortega y otros vs. México” en los que se declaró la exclusión de pruebas obtenidas bajo fuerza, coacción o amenaza y la justificación se basó en la violación de los derechos fundamentales y del derecho a un juicio justo</w:t>
      </w:r>
      <w:r w:rsidDel="00000000" w:rsidR="00000000" w:rsidRPr="00000000">
        <w:rPr>
          <w:rFonts w:ascii="Times New Roman" w:cs="Times New Roman" w:eastAsia="Times New Roman" w:hAnsi="Times New Roman"/>
          <w:color w:val="000000"/>
          <w:sz w:val="24"/>
          <w:szCs w:val="24"/>
          <w:vertAlign w:val="superscript"/>
        </w:rPr>
        <w:footnoteReference w:customMarkFollows="0" w:id="200"/>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D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Como se puede notar, las pruebas obtenidas a través de esos métodos suelen ser excluidas del proceso judicial y los argumentos son los explicados, relativos a derechos fundamentales y proceso justo. Sin embargo, el déficit epistémico en cuanto a la fiabilidad de las pruebas obtenidas a través de esos métodos también es un elemento válido para justificar la exclusión. </w:t>
      </w:r>
    </w:p>
    <w:p w:rsidR="00000000" w:rsidDel="00000000" w:rsidP="00000000" w:rsidRDefault="00000000" w:rsidRPr="00000000" w14:paraId="000001E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esa línea válido recordar algunos puntos relevantes en cuanto a la tortura y cómo en ese contexto las personas suelen decir lo que creen que el torturador quiere escuchar, sin importar la veracidad de su dicho. Por un lado, la idea es que el método por sí mismo da lugar a que se presenten problemas de fiabilidad con las pruebas obtenidas mediante su utilización. En ese sentido los métodos pueden ser de fuerza, violencia, coacción, entre otros con los que se persiga el objetivo de presionar a la persona para que declare sobre determinados hechos.</w:t>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¿Cómo considerar fiable una información que se obtiene mediante esos métodos? Esta es una de las preguntas centrales cuando se trata de métodos de obtención de pruebas porque se pone en entredicho su fiabilidad, pues implica un examen sobre </w:t>
      </w:r>
      <w:r w:rsidDel="00000000" w:rsidR="00000000" w:rsidRPr="00000000">
        <w:rPr>
          <w:rFonts w:ascii="Times New Roman" w:cs="Times New Roman" w:eastAsia="Times New Roman" w:hAnsi="Times New Roman"/>
          <w:sz w:val="24"/>
          <w:szCs w:val="24"/>
          <w:rtl w:val="0"/>
        </w:rPr>
        <w:t xml:space="preserve">cómo se ha conocido la información que aporta una prueba. Teniendo en cuenta las confesiones o testimonios que se obtienen a través de esos métodos la respuesta a ese “cómo” habrá que situarla en el contexto en que la persona que está siendo interrogada declara bajo presión a través de la tortura, fuerza, amenaza, violencia o coacción. </w:t>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modo que la reconstrucción de “cómo se adquirió ese conocimiento” sobre los hechos y qué mecanismos se utilizan para verificar ese conocimiento adquirido es esencial en este sentido. En cuanto a lo primero – la reconstrucción de cómo se adquirió el conocimiento – dará pie a que se valore por una parte el emisor de la información – que es la persona que está siendo sometida a tales métodos para obligarle a declarar, y por otra, la información o los datos que se obtienen de ese modo – respecto de su fiabilidad -. </w:t>
      </w:r>
    </w:p>
    <w:p w:rsidR="00000000" w:rsidDel="00000000" w:rsidP="00000000" w:rsidRDefault="00000000" w:rsidRPr="00000000" w14:paraId="000001E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 primero influye de manera determinante en lo segundo al punto que se puede sostener que los elementos de la reconstrucción explican la presencia de un procedimiento </w:t>
      </w:r>
      <w:r w:rsidDel="00000000" w:rsidR="00000000" w:rsidRPr="00000000">
        <w:rPr>
          <w:rFonts w:ascii="Times New Roman" w:cs="Times New Roman" w:eastAsia="Times New Roman" w:hAnsi="Times New Roman"/>
          <w:color w:val="000000"/>
          <w:sz w:val="24"/>
          <w:szCs w:val="24"/>
          <w:rtl w:val="0"/>
        </w:rPr>
        <w:t xml:space="preserve">que dificulta evaluar la relevancia y fiabilidad de las pruebas de una forma positiva. En cuanto a lo segundo – los mecanismos que se utilizan para verificar ese conocimiento adquirido – se puede decir que es una cuestión difícil de dilucidar dadas las características del interrogatorio realizado con esos métodos.  </w:t>
      </w:r>
    </w:p>
    <w:p w:rsidR="00000000" w:rsidDel="00000000" w:rsidP="00000000" w:rsidRDefault="00000000" w:rsidRPr="00000000" w14:paraId="000001E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 ese sentido se puede observar una afectación clara de las credenciales epistémicas de las pruebas obtenidas a través de dichos métodos, porque no solo se está comprometiendo la</w:t>
      </w:r>
      <w:r w:rsidDel="00000000" w:rsidR="00000000" w:rsidRPr="00000000">
        <w:rPr>
          <w:rFonts w:ascii="Times New Roman" w:cs="Times New Roman" w:eastAsia="Times New Roman" w:hAnsi="Times New Roman"/>
          <w:color w:val="000000"/>
          <w:sz w:val="24"/>
          <w:szCs w:val="24"/>
          <w:rtl w:val="0"/>
        </w:rPr>
        <w:t xml:space="preserve"> fiabilidad de las pruebas en cuanto a la información aportada, sino que además los propios métodos utilizados refuerzan esa afectación en el orden epistémico. Como bien afirma </w:t>
      </w:r>
      <w:r w:rsidDel="00000000" w:rsidR="00000000" w:rsidRPr="00000000">
        <w:rPr>
          <w:rFonts w:ascii="Times New Roman" w:cs="Times New Roman" w:eastAsia="Times New Roman" w:hAnsi="Times New Roman"/>
          <w:smallCaps w:val="1"/>
          <w:color w:val="000000"/>
          <w:sz w:val="24"/>
          <w:szCs w:val="24"/>
          <w:rtl w:val="0"/>
        </w:rPr>
        <w:t xml:space="preserve">Taruffo,</w:t>
      </w:r>
      <w:r w:rsidDel="00000000" w:rsidR="00000000" w:rsidRPr="00000000">
        <w:rPr>
          <w:rFonts w:ascii="Times New Roman" w:cs="Times New Roman" w:eastAsia="Times New Roman" w:hAnsi="Times New Roman"/>
          <w:color w:val="000000"/>
          <w:sz w:val="24"/>
          <w:szCs w:val="24"/>
          <w:rtl w:val="0"/>
        </w:rPr>
        <w:t xml:space="preserve"> las pruebas deben ser evaluadas no solo en función de su contenido, sino también de cómo fueron obtenidas. Los métodos relativos a la tortura, fuerza, coacción o amenaza generan una presunción de duda sobre la fiabilidad de la información así obtenida.</w:t>
      </w:r>
    </w:p>
    <w:p w:rsidR="00000000" w:rsidDel="00000000" w:rsidP="00000000" w:rsidRDefault="00000000" w:rsidRPr="00000000" w14:paraId="000001E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relación entre las prohibiciones de producción probatoria </w:t>
      </w:r>
      <w:r w:rsidDel="00000000" w:rsidR="00000000" w:rsidRPr="00000000">
        <w:rPr>
          <w:rFonts w:ascii="Times New Roman" w:cs="Times New Roman" w:eastAsia="Times New Roman" w:hAnsi="Times New Roman"/>
          <w:sz w:val="24"/>
          <w:szCs w:val="24"/>
          <w:rtl w:val="0"/>
        </w:rPr>
        <w:t xml:space="preserve">y la prueba ilícita puede tener determinadas implicaciones epistémicas. Es decir, la prueba ilícita que resulta de la vulneración de esas prohibiciones de producción probatorias puede afectarse en su fiabilidad; como credencial</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epistémica, dicha afectación puede observarse en un sentido gradual (mayor o menor fiabilidad) pudiendo esto ayudar a la determinación de la admisión o exclusión de la prueba.</w:t>
      </w: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 relación da cuenta en primer lugar de que las prohibiciones de producción probatorias (como reglas del derecho probatorio) se justifican no solo en valores contra epistémicos, sino también pueden funcionar como garantías epistémicas. Cuestión que puede ayudar en algún sentido a la toma de decisiones sobre las consecuencias de la prueba ilícita que resulta de su vulneración, así como en la determinación de cual norma quedaría luego de un problema de conflicto. </w:t>
      </w:r>
    </w:p>
    <w:p w:rsidR="00000000" w:rsidDel="00000000" w:rsidP="00000000" w:rsidRDefault="00000000" w:rsidRPr="00000000" w14:paraId="000001E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segundo lugar, se pone de relieve que la ilicitud radica en la vulneración de esas normas prohibitivas, y que esto a su vez implica determinados análisis respecto de los tipos de pruebas (ilícitas) resultantes. La jurisprudencia hace una labor importante en ese sentido, pues los jueces como principales intérpretes de las normas realizan modificaciones a las reglas introduciendo excepciones o incluso estableciendo requisitos (tipo estándar) para su aplicación</w:t>
      </w:r>
      <w:r w:rsidDel="00000000" w:rsidR="00000000" w:rsidRPr="00000000">
        <w:rPr>
          <w:rFonts w:ascii="Times New Roman" w:cs="Times New Roman" w:eastAsia="Times New Roman" w:hAnsi="Times New Roman"/>
          <w:color w:val="000000"/>
          <w:sz w:val="24"/>
          <w:szCs w:val="24"/>
          <w:vertAlign w:val="superscript"/>
        </w:rPr>
        <w:footnoteReference w:customMarkFollows="0" w:id="201"/>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E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suma, este es el contexto que informa la regulación jurídica de la prueba ilícita desde la perspectiva de las prohibiciones de producción probatorias. En ese marco se pueden observar distinciones relevantes respecto del análisis de fiabilidad de la prueba ilícita derivada de la vulneración de las prohibiciones de producción probatorias, y, además, resultan constatables varios aspectos relativos a los tipos de normas jurídicas que tienen ese vínculo con la prueba ilícita como institución centro de la presente investigación. </w:t>
      </w:r>
    </w:p>
    <w:p w:rsidR="00000000" w:rsidDel="00000000" w:rsidP="00000000" w:rsidRDefault="00000000" w:rsidRPr="00000000" w14:paraId="000001E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Como se afirma al inicio del capítulo la idea con esta primera sección es analizar la regulación jurídica de la prueba ilícita a través de las prohibiciones probatorias, específicamente las prohibiciones de producción probatoria, para llegar a examinar las credenciales epistémicas – fiabilidad – de aquella. Todo lo cual servirá para complementar el estudio del contexto procesal y la justificación de las consecuencias de la prueba ilícita.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La prueba ilícita durante el proceso judicial. Explicación y alcance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qué estudiar la prueba ilícita en el marco del proceso judicial? La respuesta puede enfocarse en una explicación que abarque diversos puntos de vista. El primer punto se refiere a la persistencia de varias cuestiones polémicas sobre la prueba ilícita y que están asociadas al análisis de la institución en el contexto procesal. Además, son cuestiones que se muestran de manera confusa en buena parte de la literatura existente, por lo que merecen ser abordadas como parte de un ejercicio de esclarecimiento.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segundo punto explica que, aunque se reconozca la relación entre prueba ilícita y proceso como algo elemental, el quid del asunto está en cómo se aborda ese vínculo. Estas son temáticas que suelen desarrollarse desde el plano procesal y quizás con una mirada conjunta desde la epistemología jurídica se pueda arrojar un poco más de luz sobre el tema.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tercer y último aspecto plantea la idea de que puedan identificarse patrones o ilicitudes típicas en momentos distintos del proceso. De modo que, si la explicación se enfoca en ese sentido puede que se observen elementos distintivos de la prueba ilícita (relativos a cuándo tiene lugar la ilicitud y a cuándo se declara la prueba como tal) en cada uno de esos momentos del proceso judicial.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se piensa en esos tres puntos de vista puede que se observe un elemento en común y es esa conexión entre prueba ilícita y proceso. De modo que, al observar el proceso judicial como el entramado en el que tiene lugar la prueba ilícita, si se analizan las problemáticas principales de esta en ese contexto puede que desde ahí se hallen mejores explicaciones que complementen el estudio sobre el tema.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Estas problemáticas responden, a su vez, a discusiones concurrentes en la doctrina y en la jurisprudencia, como, por ejemplo: el momento en que se incurre en la ilicitud, en el que se alega esta y en el que se declara la prueba ilícita, qué sujetos intervienen, el control que se ejecuta sobre la prueba ilícita, entre otros.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para probar que ocurrió un determinado hecho delictivo es necesario desplegar una actividad encaminada a verificar lo sucedido. La verificación de lo acontecido sólo es posible a través de la obtención de elementos de prueba que se relacionen con los hechos, así como su introducción en el proceso y todo el tratamiento que se les dé dentro de este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parte de esa actividad encaminada a probar los hechos se llevan a cabo acciones de investigación y práctica de las pruebas. Por un lado, se trata del desarrollo de diferentes actos encaminados a obtener información sobre lo ocurrido, los cuales se materializan a través de registros, incautaciones, interrogatorios, intervención de las comunicaciones, intervenciones corporales, entre otros. Por otro lado, está el momento de la práctica de las pruebas, que se puede entender también como una manera de obtener y corroborar información probatoria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Ambos escenarios – obtención y práctica de las pruebas - permiten identificar el contexto en el que se puede incurrir en una ilicitud. No es casualidad que en la mayor parte de las definiciones de prueba ilícita se enuncie que es “prueba obtenida y/o practicada”. Esos elementos describen de alguna forma el marco en el que tiene lugar la ilicitud y posterior declaración de la prueba ilícita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3">
      <w:pPr>
        <w:spacing w:line="360" w:lineRule="auto"/>
        <w:jc w:val="both"/>
        <w:rPr>
          <w:rFonts w:ascii="Times New Roman" w:cs="Times New Roman" w:eastAsia="Times New Roman" w:hAnsi="Times New Roman"/>
          <w:b w:val="1"/>
          <w:sz w:val="24"/>
          <w:szCs w:val="24"/>
        </w:rPr>
      </w:pPr>
      <w:bookmarkStart w:colFirst="0" w:colLast="0" w:name="_heading=h.xvhwfxkufknj" w:id="5"/>
      <w:bookmarkEnd w:id="5"/>
      <w:r w:rsidDel="00000000" w:rsidR="00000000" w:rsidRPr="00000000">
        <w:rPr>
          <w:rFonts w:ascii="Times New Roman" w:cs="Times New Roman" w:eastAsia="Times New Roman" w:hAnsi="Times New Roman"/>
          <w:b w:val="1"/>
          <w:sz w:val="24"/>
          <w:szCs w:val="24"/>
          <w:rtl w:val="0"/>
        </w:rPr>
        <w:t xml:space="preserve">2.2.1. El momento en el que se produce la ilicitud. </w:t>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prueba ilícita se entiende aquella prueba que se obtiene y/o practica mediante vulneración de normas regulativas (derechos fundamentales, prohibiciones de producción probatorias, normas relativas al procedimiento de obtención y práctica de las pruebas, etc.). La «obtención» y la «práctica» son dos de los componentes esenciales de la definición que, a un tiempo, describen una de las propiedades del concepto, informan sobre el momento en el que ocurre la ilicitud y en el que se puede declarar la prueba ilícita</w:t>
      </w:r>
      <w:r w:rsidDel="00000000" w:rsidR="00000000" w:rsidRPr="00000000">
        <w:rPr>
          <w:rFonts w:ascii="Times New Roman" w:cs="Times New Roman" w:eastAsia="Times New Roman" w:hAnsi="Times New Roman"/>
          <w:sz w:val="24"/>
          <w:szCs w:val="24"/>
          <w:vertAlign w:val="superscript"/>
        </w:rPr>
        <w:footnoteReference w:customMarkFollows="0" w:id="20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sentido es importante tener en cuenta que para que se pueda declarar una prueba ilícita lo primero que debe tener lugar es una ilicitud. Esta se entiende como el acto de vulneración de la norma mediante el cual se obtiene prueba, que puede ocurrir antes o durante el proceso.</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se puede producir la ilicitud? La ilicitud puede suceder en: a) el momento de la obtención de los elementos de prueba, y/o, b) durante la práctica de las pruebas. ¿Por qué la ilicitud puede tener lugar en esos momentos y no en otros del </w:t>
      </w:r>
      <w:r w:rsidDel="00000000" w:rsidR="00000000" w:rsidRPr="00000000">
        <w:rPr>
          <w:rFonts w:ascii="Times New Roman" w:cs="Times New Roman" w:eastAsia="Times New Roman" w:hAnsi="Times New Roman"/>
          <w:i w:val="1"/>
          <w:sz w:val="24"/>
          <w:szCs w:val="24"/>
          <w:rtl w:val="0"/>
        </w:rPr>
        <w:t xml:space="preserve">íter</w:t>
      </w:r>
      <w:r w:rsidDel="00000000" w:rsidR="00000000" w:rsidRPr="00000000">
        <w:rPr>
          <w:rFonts w:ascii="Times New Roman" w:cs="Times New Roman" w:eastAsia="Times New Roman" w:hAnsi="Times New Roman"/>
          <w:sz w:val="24"/>
          <w:szCs w:val="24"/>
          <w:rtl w:val="0"/>
        </w:rPr>
        <w:t xml:space="preserve"> probatorio? Pues porque son los momentos dedicados a obtener información probatoria, y la prueba ilícita presupone una actividad tendente a recabar información probatoria sobre los hechos. </w:t>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momento de la obtención de las pruebas es el</w:t>
      </w:r>
      <w:r w:rsidDel="00000000" w:rsidR="00000000" w:rsidRPr="00000000">
        <w:rPr>
          <w:rFonts w:ascii="Times New Roman" w:cs="Times New Roman" w:eastAsia="Times New Roman" w:hAnsi="Times New Roman"/>
          <w:color w:val="000000"/>
          <w:sz w:val="24"/>
          <w:szCs w:val="24"/>
          <w:rtl w:val="0"/>
        </w:rPr>
        <w:t xml:space="preserve"> período donde se efectúa una actividad que tiene como fin conseguir información relacionada con los hechos. Ese tipo de actividad que se desarrolla en ese momento</w:t>
      </w:r>
      <w:r w:rsidDel="00000000" w:rsidR="00000000" w:rsidRPr="00000000">
        <w:rPr>
          <w:rFonts w:ascii="Times New Roman" w:cs="Times New Roman" w:eastAsia="Times New Roman" w:hAnsi="Times New Roman"/>
          <w:sz w:val="24"/>
          <w:szCs w:val="24"/>
          <w:rtl w:val="0"/>
        </w:rPr>
        <w:t xml:space="preserve"> sirve para preparar, en gran parte, el conjunto de elementos de juicio con el que se cuenta luego en el proceso</w:t>
      </w:r>
      <w:r w:rsidDel="00000000" w:rsidR="00000000" w:rsidRPr="00000000">
        <w:rPr>
          <w:rFonts w:ascii="Times New Roman" w:cs="Times New Roman" w:eastAsia="Times New Roman" w:hAnsi="Times New Roman"/>
          <w:sz w:val="24"/>
          <w:szCs w:val="24"/>
          <w:vertAlign w:val="superscript"/>
        </w:rPr>
        <w:footnoteReference w:customMarkFollows="0" w:id="20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doctrina existe consenso en entender que la obtención de las pruebas es el momento en el que con mayor frecuencia se produce la ilicitud que da lugar a la posterior declaración de una prueba ilícita. Se trata, principalmente, de conductas llevadas a cabo durante la investigación, donde la obtención de la prueba deriva de la lesión del derecho fundamental, o de una prohibición de producción probatoria u otras normas jurídicas de tipo regulativas</w:t>
      </w:r>
      <w:r w:rsidDel="00000000" w:rsidR="00000000" w:rsidRPr="00000000">
        <w:rPr>
          <w:rFonts w:ascii="Times New Roman" w:cs="Times New Roman" w:eastAsia="Times New Roman" w:hAnsi="Times New Roman"/>
          <w:sz w:val="24"/>
          <w:szCs w:val="24"/>
          <w:vertAlign w:val="superscript"/>
        </w:rPr>
        <w:footnoteReference w:customMarkFollows="0" w:id="207"/>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w:t>
      </w:r>
      <w:r w:rsidDel="00000000" w:rsidR="00000000" w:rsidRPr="00000000">
        <w:rPr>
          <w:rFonts w:ascii="Times New Roman" w:cs="Times New Roman" w:eastAsia="Times New Roman" w:hAnsi="Times New Roman"/>
          <w:smallCaps w:val="1"/>
          <w:sz w:val="24"/>
          <w:szCs w:val="24"/>
          <w:rtl w:val="0"/>
        </w:rPr>
        <w:t xml:space="preserve">Díaz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mallCaps w:val="1"/>
          <w:sz w:val="24"/>
          <w:szCs w:val="24"/>
          <w:rtl w:val="0"/>
        </w:rPr>
        <w:t xml:space="preserve">Cabiale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mallCaps w:val="1"/>
          <w:sz w:val="24"/>
          <w:szCs w:val="24"/>
          <w:rtl w:val="0"/>
        </w:rPr>
        <w:t xml:space="preserve"> Martín Morales,</w:t>
      </w:r>
      <w:r w:rsidDel="00000000" w:rsidR="00000000" w:rsidRPr="00000000">
        <w:rPr>
          <w:rFonts w:ascii="Times New Roman" w:cs="Times New Roman" w:eastAsia="Times New Roman" w:hAnsi="Times New Roman"/>
          <w:sz w:val="24"/>
          <w:szCs w:val="24"/>
          <w:rtl w:val="0"/>
        </w:rPr>
        <w:t xml:space="preserve"> la lesión de la norma jurídica (refiriéndose a los derechos fundamentales) se provoca para obtener una prueba que, de otra manera, hubiese sido complicado lograrlo</w:t>
      </w:r>
      <w:r w:rsidDel="00000000" w:rsidR="00000000" w:rsidRPr="00000000">
        <w:rPr>
          <w:rFonts w:ascii="Times New Roman" w:cs="Times New Roman" w:eastAsia="Times New Roman" w:hAnsi="Times New Roman"/>
          <w:sz w:val="24"/>
          <w:szCs w:val="24"/>
          <w:vertAlign w:val="superscript"/>
        </w:rPr>
        <w:footnoteReference w:customMarkFollows="0" w:id="208"/>
      </w:r>
      <w:r w:rsidDel="00000000" w:rsidR="00000000" w:rsidRPr="00000000">
        <w:rPr>
          <w:rFonts w:ascii="Times New Roman" w:cs="Times New Roman" w:eastAsia="Times New Roman" w:hAnsi="Times New Roman"/>
          <w:sz w:val="24"/>
          <w:szCs w:val="24"/>
          <w:rtl w:val="0"/>
        </w:rPr>
        <w:t xml:space="preserve">. De la misma forma sucede con la vulneración de una prohibición probatoria para obtener un elemento de prueba. En ambos supuestos se trata de una violación a la norma regulativa para obtener una prueba justo en ese momento de obtención de las pruebas</w:t>
      </w:r>
      <w:r w:rsidDel="00000000" w:rsidR="00000000" w:rsidRPr="00000000">
        <w:rPr>
          <w:rFonts w:ascii="Times New Roman" w:cs="Times New Roman" w:eastAsia="Times New Roman" w:hAnsi="Times New Roman"/>
          <w:sz w:val="24"/>
          <w:szCs w:val="24"/>
          <w:vertAlign w:val="superscript"/>
        </w:rPr>
        <w:footnoteReference w:customMarkFollows="0" w:id="209"/>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paradigmáticos utilizados para ejemplificar la ilicitud que se produce en ese contexto se refieren a acciones de investigación, tales como: las escuchas telefónicas, registros domiciliarios, interrogatorios y tomas de muestras. Suelen ser hechos que suceden en ese primer momento y se relacionan con la búsqueda, localización y recogida de las pruebas</w:t>
      </w:r>
      <w:r w:rsidDel="00000000" w:rsidR="00000000" w:rsidRPr="00000000">
        <w:rPr>
          <w:rFonts w:ascii="Times New Roman" w:cs="Times New Roman" w:eastAsia="Times New Roman" w:hAnsi="Times New Roman"/>
          <w:sz w:val="24"/>
          <w:szCs w:val="24"/>
          <w:vertAlign w:val="superscript"/>
        </w:rPr>
        <w:footnoteReference w:customMarkFollows="0" w:id="21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propósito de ello se pueden plantear algunos supuestos que ayuden a ilustrar mejor este punto referido a la ilicitud que se produce en el momento de obtención de las pruebas. Un primer supuesto: La policía realiza un registro en el domicilio de K sin la autorización judicial correspondiente ni la presencia de testigos (siendo este un requisito preciso establecido en el ordenamiento jurídico). En este registro se ocupa un arma de fuego y 1 kilo de una sustancia que parece ser droga. </w:t>
      </w:r>
    </w:p>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supuesto. Se efectúa la intervención de las comunicaciones del teléfono del ciudadano G sin contar con resolución judicial. Con esta acción se obtienen varias grabaciones de las conversaciones de G con otras personas mostrando actos de desvío y apropiación de fondos públicos. </w:t>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Tercer supuesto. En la investigación sobre un supuesto hecho delictivo resulta detenido K como acusado de un delito. Durante la detención de este se realizan dos interrogatorios en los cuales se ejerce fuerza contra K para que declare sobre los hechos en cuestión. Una vez obtenida la declaración se incorpora esta al expediente que obra en la instrucción del caso. En la normativa procesal penal se establece una prohibición de producción probatoria que impide incorporar ese tipo de pruebas por haber sido obtenidas a través de métodos como la tortura, fuerza, coacción o amenaza.</w:t>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Cuarto supuesto. En la investigación de un aparente delito de Evasión de impuestos contra M, se conoce que P, ex trabajador del banco, se ha llevado consigo varios documentos con datos de clientes de sus respectivas cuentas bancarias y las sumas de dinero ahí reconocidas (entre ellos se encontraba M). Esos documentos, de los que se apropió P, se utilizaron como prueba de cargo en contra de M.</w:t>
      </w:r>
    </w:p>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supuestos del uno al tres la ilicitud se ha producido en el momento de la obtención de pruebas, es decir, mientras se realizan acciones destinadas a recabar información sobre los hechos. Por tanto, es una ilicitud que puede tener lugar antes de la constitución del proceso o durante su desarrollo. </w:t>
      </w:r>
    </w:p>
    <w:p w:rsidR="00000000" w:rsidDel="00000000" w:rsidP="00000000" w:rsidRDefault="00000000" w:rsidRPr="00000000" w14:paraId="000002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puede suceder que la ilicitud tenga lugar incluso antes de que se comiencen a investigar los hechos, como es el caso del cuarto supuesto en el que la vulneración de la norma se ha producido fuera del marco de una investigación penal o del proceso. Asimismo, se puede pensar en casos donde se realiza un interrogatorio sin la presencia del abogado y sin haberse constituido si quiera el proceso judicial. </w:t>
      </w:r>
    </w:p>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esa línea vale distinguir entre producción de la ilicitud, su alegación y la declaración de la prueba ilícita. Lo primero consiste en el acto vulnerador de la normativa jurídica cuando se recaban las pruebas (la violación del derecho fundamental cuando se procedió a realizar el registro sin autorización judicial, el acto de sustraer los documentos de la sede del banco, o la intervención de las comunicaciones sin autorización judicial, etc.); lo que puede ocurrir tanto dentro como fuera del proceso. Mientras que lo segundo, alegar la ilicitud, es una cuestión que puede darse a instancia de parte o de oficio por el juez. Y lo tercero, la declaración de la prueba ilícita es el acto a través del cual se califica una prueba como tal, que solo puede tener lugar dentro del marco procesal propiamente dicho cuando el órgano jurisdiccional así lo decide</w:t>
      </w:r>
      <w:r w:rsidDel="00000000" w:rsidR="00000000" w:rsidRPr="00000000">
        <w:rPr>
          <w:rFonts w:ascii="Times New Roman" w:cs="Times New Roman" w:eastAsia="Times New Roman" w:hAnsi="Times New Roman"/>
          <w:sz w:val="24"/>
          <w:szCs w:val="24"/>
          <w:vertAlign w:val="superscript"/>
        </w:rPr>
        <w:footnoteReference w:customMarkFollows="0" w:id="21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trata de una distinción importante para este análisis. El uso de ilicitud o prueba ilícita va a estar determinado por la distinción recién explicada; ilicitud entendida como el acto vulnerador de la norma jurídica, y la prueba ilícita ya cuando se trata de la declaración en el marco del proceso judicial.</w:t>
      </w:r>
    </w:p>
    <w:p w:rsidR="00000000" w:rsidDel="00000000" w:rsidP="00000000" w:rsidRDefault="00000000" w:rsidRPr="00000000" w14:paraId="000002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producción de la ilicitud en el momento de la obtención de los elementos de prueba habría que precisar dos cuestiones más. Por un lado, me refiero a que el contexto en el que se produce la ilicitud debe ser el propicio de una actividad dedicada a recabar pruebas, pues las acciones que se llevan a cabo en ese momento pueden tener un carácter procedimental y/o procesal, elemento que va a determinar los sujetos que intervienen y el tipo de consecuencias a aplicar</w:t>
      </w:r>
      <w:r w:rsidDel="00000000" w:rsidR="00000000" w:rsidRPr="00000000">
        <w:rPr>
          <w:rFonts w:ascii="Times New Roman" w:cs="Times New Roman" w:eastAsia="Times New Roman" w:hAnsi="Times New Roman"/>
          <w:sz w:val="24"/>
          <w:szCs w:val="24"/>
          <w:vertAlign w:val="superscript"/>
        </w:rPr>
        <w:footnoteReference w:customMarkFollows="0" w:id="212"/>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vale aclarar también que la producción de la ilicitud en el momento de obtención puede tener cierta relevancia según el contexto en el que ocurre y el tipo de pruebas que se recaben. Por ejemplo, en el supuesto uno - relativo al registro que se realiza sin autorización judicial en el que se incauta un arma de fuego y un kilo de una sustancia que parece ser droga - parece que las circunstancias de los hechos ocurridos durante el registro permiten poner en tela de juicio la actuación de la policía. </w:t>
      </w:r>
    </w:p>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policía actúa sin autorización judicial esto puede ser un indicador que describa desconfianza respecto de la propia actuación policial, esto es un poco parte del argumento que plantea </w:t>
      </w:r>
      <w:r w:rsidDel="00000000" w:rsidR="00000000" w:rsidRPr="00000000">
        <w:rPr>
          <w:rFonts w:ascii="Times New Roman" w:cs="Times New Roman" w:eastAsia="Times New Roman" w:hAnsi="Times New Roman"/>
          <w:smallCaps w:val="1"/>
          <w:sz w:val="24"/>
          <w:szCs w:val="24"/>
          <w:rtl w:val="0"/>
        </w:rPr>
        <w:t xml:space="preserve">Nieva Fenoll</w:t>
      </w:r>
      <w:r w:rsidDel="00000000" w:rsidR="00000000" w:rsidRPr="00000000">
        <w:rPr>
          <w:rFonts w:ascii="Times New Roman" w:cs="Times New Roman" w:eastAsia="Times New Roman" w:hAnsi="Times New Roman"/>
          <w:sz w:val="24"/>
          <w:szCs w:val="24"/>
          <w:rtl w:val="0"/>
        </w:rPr>
        <w:t xml:space="preserve">. ¿Qué se está queriendo decir? Pues que la desconfianza puede ubicarse en el hecho de que se puede pensar que un arma de fuego y un kilo de sustancia pueden ser plantados por los agentes que realizaron el registro. Ese material incautado no tiene mayor problema en supuestos en los que se pueda actuar de modo inadecuado, es decir, permite que las dudas sobre la actuación de la policía sean mayores que en otros supuestos</w:t>
      </w:r>
      <w:r w:rsidDel="00000000" w:rsidR="00000000" w:rsidRPr="00000000">
        <w:rPr>
          <w:rFonts w:ascii="Times New Roman" w:cs="Times New Roman" w:eastAsia="Times New Roman" w:hAnsi="Times New Roman"/>
          <w:sz w:val="24"/>
          <w:szCs w:val="24"/>
          <w:vertAlign w:val="superscript"/>
        </w:rPr>
        <w:footnoteReference w:customMarkFollows="0" w:id="21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si lo que se incauta es una tonelada de cocaína parece difícil de materializar que se deba a indebido actuar de la policía. Una tonelada de cocaína es una cantidad considerable para que aparezca súbitamente o para que resulte lógica la suposición de que la policía la llevó. Por lo que el punto referido al contexto en que se recaban las pruebas en ese momento y tipo de prueba puede influir en el análisis epistémico que se haga según los tipos de casos. </w:t>
      </w:r>
    </w:p>
    <w:p w:rsidR="00000000" w:rsidDel="00000000" w:rsidP="00000000" w:rsidRDefault="00000000" w:rsidRPr="00000000" w14:paraId="000002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para continuar con el análisis de los supuestos anteriormente planteados se puede pensar en el punto relativo a los sujetos producen la ilicitud. En los supuestos uno, dos y tres se observa que puede ser la autoridad o sus agentes quienes producen la ilicitud, mientras que en el cuarto de los supuestos se trata de un particular. Por lo que se puede afirmar que en el momento de la obtención de las pruebas pueden incurrir en la ilicitud tanto la autoridad o sus agentes como un particular.</w:t>
      </w:r>
    </w:p>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doctrina estándar de la prueba ilícita ha dedicado espacio a explicar la ilicitud producida por sujetos públicos (refiriéndose a la autoridad o sus agentes), pero cada vez acontecen más casos en la práctica que demuestran que un particular también puede producir la ilicitud</w:t>
      </w:r>
      <w:r w:rsidDel="00000000" w:rsidR="00000000" w:rsidRPr="00000000">
        <w:rPr>
          <w:rFonts w:ascii="Times New Roman" w:cs="Times New Roman" w:eastAsia="Times New Roman" w:hAnsi="Times New Roman"/>
          <w:sz w:val="24"/>
          <w:szCs w:val="24"/>
          <w:vertAlign w:val="superscript"/>
        </w:rPr>
        <w:footnoteReference w:customMarkFollows="0" w:id="214"/>
      </w:r>
      <w:r w:rsidDel="00000000" w:rsidR="00000000" w:rsidRPr="00000000">
        <w:rPr>
          <w:rFonts w:ascii="Times New Roman" w:cs="Times New Roman" w:eastAsia="Times New Roman" w:hAnsi="Times New Roman"/>
          <w:sz w:val="24"/>
          <w:szCs w:val="24"/>
          <w:rtl w:val="0"/>
        </w:rPr>
        <w:t xml:space="preserve">. Ciertamente, el momento de obtención de las pruebas tiene una parte institucional donde claramente está implicada la autoridad o sus agentes, me refiero a esa parte investigativa o de instrucción donde se investigan los hechos con caracteres de delito. Asimismo, hay una parte que se debe tener en cuenta y es que antes o durante la investigación se pueden implicar también personas (particulares sin vínculo alguno con los hechos) que actúan por su cuenta con el objetivo de obstaculizar la investigación, o sencillamente en beneficio propio, pero que se pueden apropiar de ciertos objetos que fungen como pruebas y tienen relación con los hechos. </w:t>
      </w:r>
    </w:p>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punto sobre los supuestos de hecho está en el tipo de norma vulnerada. En ese sentido, las normas jurídicas que suelen infringirse en el momento de obtención de las pruebas para que se produzca la ilicitud pueden ser derechos/garantías fundamentales, prohibiciones de producción probatorias, aunque también puede que resulten violadas las normas de la cadena de custodia. Sobre estas últimas es importante subrayar que la vulneración de la cadena de custodia </w:t>
      </w:r>
      <w:r w:rsidDel="00000000" w:rsidR="00000000" w:rsidRPr="00000000">
        <w:rPr>
          <w:rFonts w:ascii="Times New Roman" w:cs="Times New Roman" w:eastAsia="Times New Roman" w:hAnsi="Times New Roman"/>
          <w:i w:val="1"/>
          <w:sz w:val="24"/>
          <w:szCs w:val="24"/>
          <w:rtl w:val="0"/>
        </w:rPr>
        <w:t xml:space="preserve">per se</w:t>
      </w:r>
      <w:r w:rsidDel="00000000" w:rsidR="00000000" w:rsidRPr="00000000">
        <w:rPr>
          <w:rFonts w:ascii="Times New Roman" w:cs="Times New Roman" w:eastAsia="Times New Roman" w:hAnsi="Times New Roman"/>
          <w:sz w:val="24"/>
          <w:szCs w:val="24"/>
          <w:rtl w:val="0"/>
        </w:rPr>
        <w:t xml:space="preserve"> no puede conllevar a una prueba ilícita; pero sí en caso de que se viole de conjunto con un derecho fundamental o prohibición de producción probatoria.</w:t>
      </w:r>
    </w:p>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supuestos uno, dos y tres se identifican por la violación derechos fundamentales sustantivos (el derecho a la intimidad y el derecho a la integridad física). En el cuarto supuesto se observa una infracción de las normativas bancarias que supuso una violación del derecho a la intimidad de un particular, pero también se puede analizar como un ilícito penal, pues en algunos sistemas normativos esa conducta de sustracción de un documento bancario con datos de los clientes de la entidad constituye </w:t>
      </w:r>
      <w:r w:rsidDel="00000000" w:rsidR="00000000" w:rsidRPr="00000000">
        <w:rPr>
          <w:rFonts w:ascii="Times New Roman" w:cs="Times New Roman" w:eastAsia="Times New Roman" w:hAnsi="Times New Roman"/>
          <w:i w:val="1"/>
          <w:sz w:val="24"/>
          <w:szCs w:val="24"/>
          <w:rtl w:val="0"/>
        </w:rPr>
        <w:t xml:space="preserve">per se</w:t>
      </w:r>
      <w:r w:rsidDel="00000000" w:rsidR="00000000" w:rsidRPr="00000000">
        <w:rPr>
          <w:rFonts w:ascii="Times New Roman" w:cs="Times New Roman" w:eastAsia="Times New Roman" w:hAnsi="Times New Roman"/>
          <w:sz w:val="24"/>
          <w:szCs w:val="24"/>
          <w:rtl w:val="0"/>
        </w:rPr>
        <w:t xml:space="preserve"> un ilícito penal.</w:t>
      </w:r>
    </w:p>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decir de </w:t>
      </w:r>
      <w:r w:rsidDel="00000000" w:rsidR="00000000" w:rsidRPr="00000000">
        <w:rPr>
          <w:rFonts w:ascii="Times New Roman" w:cs="Times New Roman" w:eastAsia="Times New Roman" w:hAnsi="Times New Roman"/>
          <w:smallCaps w:val="1"/>
          <w:sz w:val="24"/>
          <w:szCs w:val="24"/>
          <w:rtl w:val="0"/>
        </w:rPr>
        <w:t xml:space="preserve">Martínez García, </w:t>
      </w:r>
      <w:r w:rsidDel="00000000" w:rsidR="00000000" w:rsidRPr="00000000">
        <w:rPr>
          <w:rFonts w:ascii="Times New Roman" w:cs="Times New Roman" w:eastAsia="Times New Roman" w:hAnsi="Times New Roman"/>
          <w:sz w:val="24"/>
          <w:szCs w:val="24"/>
          <w:rtl w:val="0"/>
        </w:rPr>
        <w:t xml:space="preserve">cuando la ilicitud se produce en el momento de la obtención de las pruebas se trata de la violación de normas de legalidad constitucional y ordinaria; pero siempre de rango constitucional por tratarse de la limitación de un derecho fundamental. Frente a ello, la obtención de las pruebas afecta a la configuración del derecho fundamental sustantivo de que se trate y debe sujetarse a las exigencias constitucionales previstas en las normativas procesales reguladoras de la forma en que ha de llevarse a cabo la limitación de estos derechos. Por lo que se puede ver como que atenta contra la configuración constitucional del proceso, la entrada y valoración del material probatorio ilícito</w:t>
      </w:r>
      <w:r w:rsidDel="00000000" w:rsidR="00000000" w:rsidRPr="00000000">
        <w:rPr>
          <w:rFonts w:ascii="Times New Roman" w:cs="Times New Roman" w:eastAsia="Times New Roman" w:hAnsi="Times New Roman"/>
          <w:sz w:val="24"/>
          <w:szCs w:val="24"/>
          <w:vertAlign w:val="superscript"/>
        </w:rPr>
        <w:footnoteReference w:customMarkFollows="0" w:id="21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comparte parcialmente el criterio de la autora, aunque puede que haya algunos elementos más por subrayar y que son importantes a los efectos del análisis que se viene realizando. Por un lado, en relación con el punto referido a “que la violación ha de ser de normas de legalidad constitucional y ordinaria, pero siempre de rango constitucional por tratarse de la limitación de un derecho fundamental”. Al afirmar este punto como premisa de su argumento, parece que la autora asume una definición de la prueba ilícita como aquella que resulta de la vulneración de derechos fundamentales; por tanto, los casos de prueba ilícita que tienen lugar en el momento de la obtención de las pruebas serían solamente aquellos en los que las pruebas derivan de acciones violatorias de derechos fundamentales.</w:t>
      </w:r>
    </w:p>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Siendo así, el universo de casos posibles de prueba ilícita quedaría ajustado a los referidos a vulneración de normas que establecen derechos, y no otro tipo de normas. En ese sentido quedan fuera los casos de prueba ilícita que resulte de prohibiciones de producción probatorias (que no regulen derechos fundamentales), o los que derivan de la violación de la cadena de custodia o garantías procesales. </w:t>
      </w:r>
    </w:p>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que “la entrada y valoración de la prueba ilícita pueda verse como que atenta contra la configuración constitucional del proceso” parece responder a la posición de la autora que entiende a la prueba ilícita de la mano con la consecuencia de la exclusión, con apoyo en argumentos relativos a la defensa del ideal del Estado democrático de Derecho.</w:t>
      </w:r>
    </w:p>
    <w:p w:rsidR="00000000" w:rsidDel="00000000" w:rsidP="00000000" w:rsidRDefault="00000000" w:rsidRPr="00000000" w14:paraId="000002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esa línea, </w:t>
      </w:r>
      <w:r w:rsidDel="00000000" w:rsidR="00000000" w:rsidRPr="00000000">
        <w:rPr>
          <w:rFonts w:ascii="Times New Roman" w:cs="Times New Roman" w:eastAsia="Times New Roman" w:hAnsi="Times New Roman"/>
          <w:smallCaps w:val="1"/>
          <w:sz w:val="24"/>
          <w:szCs w:val="24"/>
          <w:rtl w:val="0"/>
        </w:rPr>
        <w:t xml:space="preserve">Asencio Mellado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mallCaps w:val="1"/>
          <w:sz w:val="24"/>
          <w:szCs w:val="24"/>
          <w:rtl w:val="0"/>
        </w:rPr>
        <w:t xml:space="preserve">Miranda Estrampes</w:t>
      </w:r>
      <w:r w:rsidDel="00000000" w:rsidR="00000000" w:rsidRPr="00000000">
        <w:rPr>
          <w:rFonts w:ascii="Times New Roman" w:cs="Times New Roman" w:eastAsia="Times New Roman" w:hAnsi="Times New Roman"/>
          <w:sz w:val="24"/>
          <w:szCs w:val="24"/>
          <w:rtl w:val="0"/>
        </w:rPr>
        <w:t xml:space="preserve"> son del criterio que desde planteamientos democráticos es complejo asumir como válidos los resultados derivados de actos contrarios a los derechos fundamentales. De modo que un Estado democrático de Derecho no debe consentir que se admitan y valoren pruebas obtenidas de esa forma, porque se estarían atacando las propias garantías constitucionales que constituyen los pilares básicos sobre los que se asienta</w:t>
      </w:r>
      <w:r w:rsidDel="00000000" w:rsidR="00000000" w:rsidRPr="00000000">
        <w:rPr>
          <w:rFonts w:ascii="Times New Roman" w:cs="Times New Roman" w:eastAsia="Times New Roman" w:hAnsi="Times New Roman"/>
          <w:sz w:val="24"/>
          <w:szCs w:val="24"/>
          <w:vertAlign w:val="superscript"/>
        </w:rPr>
        <w:footnoteReference w:customMarkFollows="0" w:id="21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es cierto que en un sentido puede entenderse de esa manera, también se podría pensar en que la entrada y valoración de la prueba ilícita puede estar justificada en apoyar el cumplimiento del objetivo de la averiguación de la verdad. Si se piensa en casos de conflicto, la protección del objetivo de la averiguación de la verdad puede jugar un papel relevante en ese orden, incluso llegando a pensar en el argumento de </w:t>
      </w:r>
      <w:r w:rsidDel="00000000" w:rsidR="00000000" w:rsidRPr="00000000">
        <w:rPr>
          <w:rFonts w:ascii="Times New Roman" w:cs="Times New Roman" w:eastAsia="Times New Roman" w:hAnsi="Times New Roman"/>
          <w:smallCaps w:val="1"/>
          <w:sz w:val="24"/>
          <w:szCs w:val="24"/>
          <w:rtl w:val="0"/>
        </w:rPr>
        <w:t xml:space="preserve">Ferrer Beltrán</w:t>
      </w:r>
      <w:r w:rsidDel="00000000" w:rsidR="00000000" w:rsidRPr="00000000">
        <w:rPr>
          <w:rFonts w:ascii="Times New Roman" w:cs="Times New Roman" w:eastAsia="Times New Roman" w:hAnsi="Times New Roman"/>
          <w:sz w:val="24"/>
          <w:szCs w:val="24"/>
          <w:rtl w:val="0"/>
        </w:rPr>
        <w:t xml:space="preserve"> cuando se refiere a la posición de la verdad en relación con la función del derecho de motivar la conducta de los ciudadanos</w:t>
      </w:r>
      <w:r w:rsidDel="00000000" w:rsidR="00000000" w:rsidRPr="00000000">
        <w:rPr>
          <w:rFonts w:ascii="Times New Roman" w:cs="Times New Roman" w:eastAsia="Times New Roman" w:hAnsi="Times New Roman"/>
          <w:smallCaps w:val="1"/>
          <w:sz w:val="24"/>
          <w:szCs w:val="24"/>
          <w:vertAlign w:val="superscript"/>
        </w:rPr>
        <w:footnoteReference w:customMarkFollows="0" w:id="217"/>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esa línea, la idea es evitar llegar a extremos donde se vulneren los derechos fundamentales a toda costa, pero también saber reconocer supuestos donde puede primar otro valor diferente de los derechos, como puede ser la verdad; razón justificativa de relevancia en virtud de la primacía de este valor frente a otros.</w:t>
      </w:r>
    </w:p>
    <w:p w:rsidR="00000000" w:rsidDel="00000000" w:rsidP="00000000" w:rsidRDefault="00000000" w:rsidRPr="00000000" w14:paraId="000002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cuando se vulneran derechos fundamentales no necesariamente habrá que excluir la prueba porque se está atacando la configuración constitucional del proceso, en ocasiones esa propia justificación es utilizada para admitir prueba ilícita. En ese sentido, se visualiza la protección del debido proceso o proceso justo como parte de lo que esa configuración constitucional a la que se hace referencia</w:t>
      </w:r>
      <w:r w:rsidDel="00000000" w:rsidR="00000000" w:rsidRPr="00000000">
        <w:rPr>
          <w:rFonts w:ascii="Times New Roman" w:cs="Times New Roman" w:eastAsia="Times New Roman" w:hAnsi="Times New Roman"/>
          <w:sz w:val="24"/>
          <w:szCs w:val="24"/>
          <w:vertAlign w:val="superscript"/>
        </w:rPr>
        <w:footnoteReference w:customMarkFollows="0" w:id="218"/>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explicación se puede abordar, por ejemplo, en supuestos de admisión de prueba ilícita basados en buena medida en el grado de fiabilidad considerable de aquella, y en los que se entiende que aceptando la misma en el proceso no se llega a poner en entredicho la justicia del procedimiento en su conjunto. Esta posición defiende por un lado la calidad epistémica del proceso, y por otro, la salvaguarda de un proceso justo o debido proceso</w:t>
      </w:r>
      <w:r w:rsidDel="00000000" w:rsidR="00000000" w:rsidRPr="00000000">
        <w:rPr>
          <w:rFonts w:ascii="Times New Roman" w:cs="Times New Roman" w:eastAsia="Times New Roman" w:hAnsi="Times New Roman"/>
          <w:sz w:val="24"/>
          <w:szCs w:val="24"/>
          <w:vertAlign w:val="superscript"/>
        </w:rPr>
        <w:footnoteReference w:customMarkFollows="0" w:id="219"/>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aspectos antes señalados permiten analizar las particularidades relacionadas con la producción de la ilicitud en el momento de la obtención de los elementos de prueba. En ese sentido me refiero a las cuestiones relacionadas con el propio contexto en que se produce la ilicitud, el planteamiento de los sujetos que pueden incurrir en la ilicitud, y por último los tipos de normas que pueden vulnerarse para que una prueba se pueda declarar ilícita posteriormente.</w:t>
      </w:r>
    </w:p>
    <w:p w:rsidR="00000000" w:rsidDel="00000000" w:rsidP="00000000" w:rsidRDefault="00000000" w:rsidRPr="00000000" w14:paraId="000002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en cuanto a la producción de la ilicitud en el momento de la práctica de las pruebas discurre en el acto de la vista oral; momento procesal naturalmente destinado a corroborar hipótesis y contrastar la información con la que se cuenta de cara a su posterior valoración. Como afirma </w:t>
      </w:r>
      <w:r w:rsidDel="00000000" w:rsidR="00000000" w:rsidRPr="00000000">
        <w:rPr>
          <w:rFonts w:ascii="Times New Roman" w:cs="Times New Roman" w:eastAsia="Times New Roman" w:hAnsi="Times New Roman"/>
          <w:smallCaps w:val="1"/>
          <w:sz w:val="24"/>
          <w:szCs w:val="24"/>
          <w:rtl w:val="0"/>
        </w:rPr>
        <w:t xml:space="preserve">Ferrer Beltrán</w:t>
      </w:r>
      <w:r w:rsidDel="00000000" w:rsidR="00000000" w:rsidRPr="00000000">
        <w:rPr>
          <w:rFonts w:ascii="Times New Roman" w:cs="Times New Roman" w:eastAsia="Times New Roman" w:hAnsi="Times New Roman"/>
          <w:sz w:val="24"/>
          <w:szCs w:val="24"/>
          <w:rtl w:val="0"/>
        </w:rPr>
        <w:t xml:space="preserve">, “el desarrollo del proceso judicial a través de la proposición y práctica de las pruebas debe permitir conformar un conjunto de elementos de juicio que apoyen o refuten las distintas hipótesis sobre los hechos del caso”</w:t>
      </w:r>
      <w:r w:rsidDel="00000000" w:rsidR="00000000" w:rsidRPr="00000000">
        <w:rPr>
          <w:rFonts w:ascii="Times New Roman" w:cs="Times New Roman" w:eastAsia="Times New Roman" w:hAnsi="Times New Roman"/>
          <w:sz w:val="24"/>
          <w:szCs w:val="24"/>
          <w:vertAlign w:val="superscript"/>
        </w:rPr>
        <w:footnoteReference w:customMarkFollows="0" w:id="22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momento en el que se desarrolla la práctica de las pruebas adquiere importancia no solo por el hecho de que se presentan las pruebas con la intervención de las partes y ante el órgano juzgador, sino además porque es un espacio donde prima el principio de contradicción como forma de corroborar la información probatoria que se aporta. Este principio se puede calificar como garantía epistemológica y del derecho a la defensa</w:t>
      </w:r>
      <w:r w:rsidDel="00000000" w:rsidR="00000000" w:rsidRPr="00000000">
        <w:rPr>
          <w:rFonts w:ascii="Times New Roman" w:cs="Times New Roman" w:eastAsia="Times New Roman" w:hAnsi="Times New Roman"/>
          <w:sz w:val="24"/>
          <w:szCs w:val="24"/>
          <w:vertAlign w:val="superscript"/>
        </w:rPr>
        <w:footnoteReference w:customMarkFollows="0" w:id="22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aplicación del principio de contradicción en la práctica de las pruebas se observa de manera más clara en el supuesto de las pruebas personales, cuando declara una persona física. En ese sentido es beneficioso desde el punto de vista epistemológico que se desarrolle el interrogatorio cruzado donde se pone de relieve la fiabilidad de la prueba y de quien está declarando, así como para apoyar las respectivas hipótesis en juego. Mientras que para otros tipos de pruebas como las documentales, por ejemplo, es de vital importancia que se propongan pruebas contrarias o se pueda introducir prueba sobre la prueba como bien lo denomina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Gascón Inchausti</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superscript"/>
        </w:rPr>
        <w:footnoteReference w:customMarkFollows="0" w:id="22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marco de la práctica de las pruebas también se puede producir una ilicitud. Esta suele tener lugar a través de la vulneración de los llamados derechos procesales, garantías o de normas relativas a la propia práctica (que pueden ser prohibiciones de producción probatorias o normas de procedimiento probatorio). Aunque en ese momento el conjunto de elementos de juicio ya esté conformado igualmente se está adquiriendo información sobre los hechos, no solo a través de la práctica misma, sino también mediante la incorporación de nuevas pruebas o cuando se incorporan pruebas de segundo orden</w:t>
      </w:r>
      <w:r w:rsidDel="00000000" w:rsidR="00000000" w:rsidRPr="00000000">
        <w:rPr>
          <w:rFonts w:ascii="Times New Roman" w:cs="Times New Roman" w:eastAsia="Times New Roman" w:hAnsi="Times New Roman"/>
          <w:sz w:val="24"/>
          <w:szCs w:val="24"/>
          <w:vertAlign w:val="superscript"/>
        </w:rPr>
        <w:footnoteReference w:customMarkFollows="0" w:id="22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producción de la ilicitud en el momento de la práctica de las pruebas hay que decir que es una temática abordada de manera bastante tangencial en la doctrina. Los autores que abordan el tema solo lo mencionan a grandes rasgos en los espacios dedicados a tratar justo este punto sobre la producción de la ilicitud o en el aparte dedicado a la clasificación de la prueba ilícita</w:t>
      </w:r>
      <w:r w:rsidDel="00000000" w:rsidR="00000000" w:rsidRPr="00000000">
        <w:rPr>
          <w:rFonts w:ascii="Times New Roman" w:cs="Times New Roman" w:eastAsia="Times New Roman" w:hAnsi="Times New Roman"/>
          <w:sz w:val="24"/>
          <w:szCs w:val="24"/>
          <w:vertAlign w:val="superscript"/>
        </w:rPr>
        <w:footnoteReference w:customMarkFollows="0" w:id="22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estudia la ilicitud que puede producirse en el contexto de la práctica de las pruebas se puede dar cuenta de ciertas particularidades propias de ese momento del proceso que, aunque pueda compartir elementos comunes con el momento de la obtención de las pruebas, detenta sus propias características. Para ello se tienen en cuenta algunos supuestos que permiten dilucidar cuáles son esas particularidades y cómo la producción de la ilicitud (con la posterior declaración de la prueba ilícita) tiene un impacto en ese sentido. </w:t>
      </w:r>
    </w:p>
    <w:p w:rsidR="00000000" w:rsidDel="00000000" w:rsidP="00000000" w:rsidRDefault="00000000" w:rsidRPr="00000000" w14:paraId="000002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supuesto. Durante la práctica de las pruebas un testigo (hermano del acusado) responde a las preguntas que le realiza una de las partes sin que se le haya advertido que puede abstenerse de hacerlo por razón del parentesco que tiene con el acusado.</w:t>
      </w:r>
    </w:p>
    <w:p w:rsidR="00000000" w:rsidDel="00000000" w:rsidP="00000000" w:rsidRDefault="00000000" w:rsidRPr="00000000" w14:paraId="000002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supuesto. Durante el juicio una de las partes aporta una declaración obtenida del acusado en un interrogatorio policial en el cual se le denegó la asistencia letrada.</w:t>
      </w:r>
    </w:p>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Tercer supuesto. El acusado declara durante la celebración del juicio oral sin ser advertido del derecho que tiene de guardar silencio.</w:t>
      </w:r>
    </w:p>
    <w:p w:rsidR="00000000" w:rsidDel="00000000" w:rsidP="00000000" w:rsidRDefault="00000000" w:rsidRPr="00000000" w14:paraId="000002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Cuarto supuesto. Durante la celebración del juicio un testigo declara bajo amenaza de daño físico o represalias contra su familia si no testifica de cierta manera.</w:t>
      </w:r>
    </w:p>
    <w:p w:rsidR="00000000" w:rsidDel="00000000" w:rsidP="00000000" w:rsidRDefault="00000000" w:rsidRPr="00000000" w14:paraId="000002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Quinto supuesto. Se utiliza como prueba en el juicio una prueba de ADN que se recogió sin autorización legal y fue manipulada sin seguir el protocolo de cadena de custodia.</w:t>
      </w:r>
    </w:p>
    <w:p w:rsidR="00000000" w:rsidDel="00000000" w:rsidP="00000000" w:rsidRDefault="00000000" w:rsidRPr="00000000" w14:paraId="000002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estos supuestos informan sobre la ilicitud que se produce o de la que se tiene conocimiento en el marco de la práctica de las pruebas. Esta es una distinción relevante a los efectos de la idea que pretendo explicar en este espacio. Veamos.</w:t>
      </w:r>
    </w:p>
    <w:p w:rsidR="00000000" w:rsidDel="00000000" w:rsidP="00000000" w:rsidRDefault="00000000" w:rsidRPr="00000000" w14:paraId="000002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mira con detenimiento cada supuesto se notará que, por una parte, la ilicitud se puede producir durante la práctica de las pruebas (tal como consta en los supuestos primero y tercero); pero también puede suceder que la ilicitud se produzca con anterioridad a la práctica (supuestos segundo, cuarto y quinto), es decir, la ilicitud se produce en otra etapa del proceso o incluso antes del proceso. En esta última, se produce antes de la práctica, pero se conoce durante esta en el acto del juicio oral cuando se aporta una determinada prueba por alguna de las partes. </w:t>
      </w:r>
    </w:p>
    <w:p w:rsidR="00000000" w:rsidDel="00000000" w:rsidP="00000000" w:rsidRDefault="00000000" w:rsidRPr="00000000" w14:paraId="000002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ilicitud que se produce en los supuestos uno y tres no parece distinguirse en esencia del modo en que se produce la ilicitud en el momento de la obtención de las pruebas, porque igualmente se trata de prueba «obtenida» a los efectos de prueba recabada mediante vulneración de normas jurídicas. Por ejemplo, el fiscal o el juez que le interesa obtener una información específica que puede aportar el hermano del acusado (supuesto primero) y lo interroga sabiendo que no se le ha advertido de la exención del deber de declarar. Es decir, se trata de un interrogatorio donde se obtiene un testimonio relacionado con los hechos, y que se realiza vulnerando una prohibición de producción probatoria.</w:t>
      </w:r>
    </w:p>
    <w:p w:rsidR="00000000" w:rsidDel="00000000" w:rsidP="00000000" w:rsidRDefault="00000000" w:rsidRPr="00000000" w14:paraId="000002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modo que cabría preguntarse para estos tipos de casos qué tan útil puede ser la distinción realizada por algunos autores en la definición de prueba ilícita al plantear que es prueba obtenida y/o prueba practicada, cuando en este sentido parece no aportar mucho al debate. No obstante, esos supuestos de ilicitud se producen mientras se realiza la práctica de las pruebas, mediante la corroboración aplicada a través de la contradicción. </w:t>
      </w:r>
    </w:p>
    <w:p w:rsidR="00000000" w:rsidDel="00000000" w:rsidP="00000000" w:rsidRDefault="00000000" w:rsidRPr="00000000" w14:paraId="000002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esencia se trata de ilicitud que se produce mientras se obtienen pruebas, ya sea en el momento de obtención o en el de la práctica. Aunque sí se podrán observar especificidades en cuanto a: las normas que suelen resultar vulneradas en ese momento de la práctica, y en relación con los sujetos que pueden producir la ilicitud</w:t>
      </w:r>
      <w:r w:rsidDel="00000000" w:rsidR="00000000" w:rsidRPr="00000000">
        <w:rPr>
          <w:rFonts w:ascii="Times New Roman" w:cs="Times New Roman" w:eastAsia="Times New Roman" w:hAnsi="Times New Roman"/>
          <w:sz w:val="24"/>
          <w:szCs w:val="24"/>
          <w:vertAlign w:val="superscript"/>
        </w:rPr>
        <w:footnoteReference w:customMarkFollows="0" w:id="22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los sujetos es importante señalar que en los supuestos que se produce la ilicitud en el momento de la práctica (supuestos uno y tres) son las partes y el órgano juzgador quienes pueden incurrir en aquella. En el caso del segundo, cuarto y quinto de los supuestos el tipo de sujetos que incurren en la ilicitud coinciden con los que intervienen en el momento de obtención o antes de este inclusive, aunque se haya tenido conocimiento de aquella durante la práctica de las pruebas. </w:t>
      </w:r>
    </w:p>
    <w:p w:rsidR="00000000" w:rsidDel="00000000" w:rsidP="00000000" w:rsidRDefault="00000000" w:rsidRPr="00000000" w14:paraId="000002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en el cuarto supuesto, la amenaza al testigo puede haberse realizado por las partes o por la policía en el momento de la instrucción penal, o también por un familiar del acusado como tercero no involucrado en el proceso. Este punto plantea un aspecto interesante y es que la amenaza que lleva al testigo a declarar de ese modo en el juicio oral se realiza en un momento previo a la práctica de las pruebas. </w:t>
      </w:r>
    </w:p>
    <w:p w:rsidR="00000000" w:rsidDel="00000000" w:rsidP="00000000" w:rsidRDefault="00000000" w:rsidRPr="00000000" w14:paraId="000002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modo que no es el mismo tipo de circunstancias que se pueden observar en un caso donde al acusado se le interroga bajo amenaza y en ese mismo momento se obtiene la declaración; en este supuesto se distingue una instancia en la que se realiza el acto de la amenaza y otra que corresponde con la declaración que emite el testigo en el marco de la práctica de las pruebas. </w:t>
      </w:r>
    </w:p>
    <w:p w:rsidR="00000000" w:rsidDel="00000000" w:rsidP="00000000" w:rsidRDefault="00000000" w:rsidRPr="00000000" w14:paraId="000002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quinto supuesto, la ilicitud puede haberse producido por el policía o por el perito que recolectó la muestra de ADN sin autorización judicial. Además, si a eso se le añade el punto de que fue una muestra manipulada inadecuadamente y sin observancia del procedimiento de cadena de custodia entonces se puede afirmar que se trata de una prueba que padece un déficit epistémico también, pudiendo haber intervenido en esa manipulación cualquiera de los intervinientes en la cadena de custodia.</w:t>
      </w:r>
    </w:p>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cuando la ilicitud tiene lugar durante la práctica de las pruebas se trata de sujetos legitimados para actuar durante ese momento procesal. En ese sentido me refiero a una persona o entidad que posee el reconocimiento legal de actuación en la práctica de las pruebas durante el proceso judicial</w:t>
      </w:r>
      <w:r w:rsidDel="00000000" w:rsidR="00000000" w:rsidRPr="00000000">
        <w:rPr>
          <w:rFonts w:ascii="Times New Roman" w:cs="Times New Roman" w:eastAsia="Times New Roman" w:hAnsi="Times New Roman"/>
          <w:sz w:val="24"/>
          <w:szCs w:val="24"/>
          <w:vertAlign w:val="superscript"/>
        </w:rPr>
        <w:footnoteReference w:customMarkFollows="0" w:id="22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de la práctica de las pruebas es un espacio institucional por excelencia, donde solo deben actuar sujetos legitimados (la autoridad o sus agentes, las partes y los sujetos procesales). Precisamente por ello no parece tener cabida la idea de que un particular pueda producir una ilicitud en el contexto de la práctica de las pruebas. Esta parece ser una diferencia clara respecto del momento relativo a la obtención de pruebas donde pueden intervenir los terceros o particulares además de los sujetos legitimados.</w:t>
      </w:r>
    </w:p>
    <w:p w:rsidR="00000000" w:rsidDel="00000000" w:rsidP="00000000" w:rsidRDefault="00000000" w:rsidRPr="00000000" w14:paraId="000002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las normas que pueden resultar vulneradas, en los supuestos uno y tres, las declaraciones de testigos o del propio acusado se han obtenido mediante la vulneración de derechos fundamentales procesales, garantías o de prohibiciones de producción probatoria. Mientras que en los supuestos dos, cuatro y cinco se han violado derechos fundamentales (sustantivos), prohibiciones de producción probatoria y normas referidas al procedimiento de cadena de custodia. La diferencia está en el tipo de derecho fundamental vulnerado, que en los casos de ilicitudes que tienen lugar en el momento de obtención de las pruebas se trata de los que son sustantivos, a diferencia de los que se suelen vulnerar en la etapa de la práctica de la prueba que son de tipo procesal.</w:t>
      </w:r>
    </w:p>
    <w:p w:rsidR="00000000" w:rsidDel="00000000" w:rsidP="00000000" w:rsidRDefault="00000000" w:rsidRPr="00000000" w14:paraId="000002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ilicitud se produce antes de la práctica de las pruebas hay quienes consideran que no constituye una verdadera prueba ilícita típica del contexto de la práctica de las pruebas porque la ilicitud se produjo en otro momento distinto. Ciertamente ese parece ser un punto sensato, aunque si se conoce sobre la ilicitud en el momento de la práctica entonces los efectos deben producirse en ese marco, en el entendido de la declaración de la prueba ilícita y la decisión de qué consecuencias aplicar. Es decir, la producción de la ilicitud ocurrió en el momento de la obtención, pero la decisión de declarar la prueba ilícita y luego resolver si se admite o se excluye (prohíbe su valoración) es una cuestión que tendrá lugar en la práctica una vez que se conoce sobre ella.</w:t>
      </w:r>
    </w:p>
    <w:p w:rsidR="00000000" w:rsidDel="00000000" w:rsidP="00000000" w:rsidRDefault="00000000" w:rsidRPr="00000000" w14:paraId="000002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suma, la ilicitud se puede producir en el momento de obtención de las pruebas y durante su práctica, pero la declaración de ilicitud depende del momento en que se conozca en virtud de la alegación de su existencia. Tanto en el momento de obtención de las pruebas como durante la práctica se podrá declarar la prueba como ilícita porque su origen tuvo lugar en ese mismo contexto o de manera previa también. </w:t>
      </w:r>
    </w:p>
    <w:p w:rsidR="00000000" w:rsidDel="00000000" w:rsidP="00000000" w:rsidRDefault="00000000" w:rsidRPr="00000000" w14:paraId="000002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supuestos expuestos con anterioridad ayudan a explicar cada una de las particularidades propias de cada momento, pero se presenta una interrogante de ineludible contestación: ¿se pueden identificar patrones o ilicitudes típicas en cada uno de esos momentos, obtención y práctica? La respuesta parece que no es cuestión categórica de afirmar sí o no, más bien es una respuesta con determinados puntos por analizar. </w:t>
      </w:r>
    </w:p>
    <w:p w:rsidR="00000000" w:rsidDel="00000000" w:rsidP="00000000" w:rsidRDefault="00000000" w:rsidRPr="00000000" w14:paraId="000002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punto está en los elementos comunes, pues en ambos momentos se parte del presupuesto de que la ilicitud ocurre mientras se desarrolla una actividad dedicada a recabar pruebas. En el momento de obtención se incurre en la ilicitud una vez que se realiza un registro sin la autorización judicial, o cuando se interroga al acusado usando coacción o amenazas, es decir, se tuvo que llevar a cabo necesariamente una actividad de producción probatoria. Lo mismo que tiene lugar en el momento de la práctica mediante el principio de contradicción una vez que se interroga a un testigo o al acusado mismo; momento en que, también, se está obteniendo prueba.</w:t>
      </w:r>
    </w:p>
    <w:p w:rsidR="00000000" w:rsidDel="00000000" w:rsidP="00000000" w:rsidRDefault="00000000" w:rsidRPr="00000000" w14:paraId="000002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elementos distintivos se puede decir que la ilicitud que se produce en el momento de obtención de las pruebas se caracteriza por resultar de la violación a derechos fundamentales sustantivos y, además, pueden darse casos en los que la ilicitud radica en el quebrantamiento de prohibiciones de producción probatoria o ruptura de los procedimientos de la cadena de custodia. </w:t>
      </w:r>
    </w:p>
    <w:p w:rsidR="00000000" w:rsidDel="00000000" w:rsidP="00000000" w:rsidRDefault="00000000" w:rsidRPr="00000000" w14:paraId="000002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la ilicitud que se produce en el momento de la práctica de las pruebas suele ser resultado de la vulneración de normas como prohibiciones de producción probatoria, violación de derechos procesales y/o afectación de garantías. En términos procesales se puede decir que hay una diferencia en la causa que da lugar a la ilicitud, es decir, en el tipo de normas que resultan vulneradas; que, aunque puedan ser calificadas como normas regulativas, igualmente se puede observar por tipos de casos a cuáles normas se hace referencia.</w:t>
      </w:r>
    </w:p>
    <w:p w:rsidR="00000000" w:rsidDel="00000000" w:rsidP="00000000" w:rsidRDefault="00000000" w:rsidRPr="00000000" w14:paraId="000002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los sujetos que pueden producir la ilicitud hay alguna diferencia también. En el momento de obtención de las pruebas la ilicitud se puede producir por sujetos legitimados para actuar y sujetos privados también; mientras que durante la práctica son solo los sujetos legitimados para actuar (las partes y/o los sujetos procesales) quienes pueden producir la ilicitud. Se trata de la ilicitud que se produce por dichos sujetos durante la práctica probatoria, pues la que se produce antes y se conoce durante la práctica tiene las mismas características del momento en que tiene lugar (la autoridad o sus agentes y los sujetos privados, en dependencia de si se produjo en el momento de la obtención de los elementos de prueba o antes).</w:t>
      </w:r>
    </w:p>
    <w:p w:rsidR="00000000" w:rsidDel="00000000" w:rsidP="00000000" w:rsidRDefault="00000000" w:rsidRPr="00000000" w14:paraId="000002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 relevante, en todo caso, es la declaración de la prueba como ilícita se puede distinguir entre los efectos o consecuencias a aplicar en un momento o en otro. Mientras que la ilicitud en la que se incurre en el momento de obtención de las pruebas puede corresponderle la admisión o exclusión (en el sentido de no incorporación e inadmisión), en los supuestos de la ilicitud producida en el marco de la práctica de las pruebas las consecuencias podrían ser la admisión o exclusión (a través de la prohibición de valoración).</w:t>
      </w:r>
    </w:p>
    <w:p w:rsidR="00000000" w:rsidDel="00000000" w:rsidP="00000000" w:rsidRDefault="00000000" w:rsidRPr="00000000" w14:paraId="0000023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Los sujetos que intervienen en la ilicitud. </w:t>
      </w:r>
    </w:p>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temática relativa a los sujetos que intervienen en la prueba ilícita parte de una posición doctrinal referida a las consecuencias de aquella. En ese marco, la cuestión de determinar el tipo de sujeto (que ha producido la ilicitud, el que la alega y el que declara la prueba ilícita) es una cuestión relevante, pero en ese sentido deben hacerse algunas distinciones que ayuden a esclarecer un poco algunos elementos del análisis</w:t>
      </w:r>
      <w:r w:rsidDel="00000000" w:rsidR="00000000" w:rsidRPr="00000000">
        <w:rPr>
          <w:rFonts w:ascii="Times New Roman" w:cs="Times New Roman" w:eastAsia="Times New Roman" w:hAnsi="Times New Roman"/>
          <w:sz w:val="24"/>
          <w:szCs w:val="24"/>
          <w:vertAlign w:val="superscript"/>
        </w:rPr>
        <w:footnoteReference w:customMarkFollows="0" w:id="22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debate sobre los sujetos sigue siendo una cuestión polémica no solo en el orden doctrinal, sino también en el jurisprudencial. En ese sentido la discusión se plantea desde los siguientes enfoques: A) si efectivamente el tipo de sujeto puede determinar qué consecuencia jurídica corresponda aplicar una vez que se declara una prueba ilícita, y B) son los sujetos públicos solamente quienes pueden intervenir en la prueba ilícita o los privados también podría</w:t>
      </w:r>
      <w:r w:rsidDel="00000000" w:rsidR="00000000" w:rsidRPr="00000000">
        <w:rPr>
          <w:rFonts w:ascii="Times New Roman" w:cs="Times New Roman" w:eastAsia="Times New Roman" w:hAnsi="Times New Roman"/>
          <w:sz w:val="24"/>
          <w:szCs w:val="24"/>
          <w:vertAlign w:val="superscript"/>
        </w:rPr>
        <w:footnoteReference w:customMarkFollows="0" w:id="228"/>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de los enfoques se sustenta en el argumento que plantea que la regla de exclusión es una regla creada para limitar la actuación de la autoridad o sus agentes en el proceso de investigación de los hechos delictivos. Bajo esta lógica, la regla de exclusión (como consecuencia de la prueba ilícita) solo se aplica a supuestos donde la ilicitud se produce por la autoridad o sus agentes, es decir, son estos y no otros los sujetos que pueden incurrir en la ilicitud y para los que aplica la disuasión como fundamento de la regla.</w:t>
      </w:r>
    </w:p>
    <w:p w:rsidR="00000000" w:rsidDel="00000000" w:rsidP="00000000" w:rsidRDefault="00000000" w:rsidRPr="00000000" w14:paraId="000002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sentido, la exclusión de la prueba ilícita se analiza desde el punto de vista de los sujetos públicos que pueden producir la ilicitud. Pues lo relevante llegado ese punto es el fundamento disuasorio en el que se basa la regla y como este aplica solamente para esos sujetos</w:t>
      </w:r>
      <w:r w:rsidDel="00000000" w:rsidR="00000000" w:rsidRPr="00000000">
        <w:rPr>
          <w:rFonts w:ascii="Times New Roman" w:cs="Times New Roman" w:eastAsia="Times New Roman" w:hAnsi="Times New Roman"/>
          <w:sz w:val="24"/>
          <w:szCs w:val="24"/>
          <w:vertAlign w:val="superscript"/>
        </w:rPr>
        <w:footnoteReference w:customMarkFollows="0" w:id="229"/>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este criterio la prueba ilícita debe ser admitida cuando es un particular o tercera persona quien incurre en la ilicitud, pues el mensaje disuasorio de la regla de exclusión está direccionado solo hacia la autoridad o sus agentes. Dicho esto, pareciera que la exclusión solo tiene cabida para casos donde intervengan sujetos públicos</w:t>
      </w:r>
      <w:r w:rsidDel="00000000" w:rsidR="00000000" w:rsidRPr="00000000">
        <w:rPr>
          <w:rFonts w:ascii="Times New Roman" w:cs="Times New Roman" w:eastAsia="Times New Roman" w:hAnsi="Times New Roman"/>
          <w:sz w:val="24"/>
          <w:szCs w:val="24"/>
          <w:vertAlign w:val="superscript"/>
        </w:rPr>
        <w:footnoteReference w:customMarkFollows="0" w:id="23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buen ejemplo de este enfoque se puede observar en la decisión del caso Falciani donde el Tribunal Supremo español admitió la denominada Lista Falciani como prueba de cargo. Para su admisión como prueba ilícita argumentó que la aplicación de la regla de exclusión se limita a las actuaciones de la autoridad o sus agentes públicos, y al tratarse de prueba obtenida por un particular debe ser admitida</w:t>
      </w:r>
      <w:r w:rsidDel="00000000" w:rsidR="00000000" w:rsidRPr="00000000">
        <w:rPr>
          <w:rFonts w:ascii="Times New Roman" w:cs="Times New Roman" w:eastAsia="Times New Roman" w:hAnsi="Times New Roman"/>
          <w:sz w:val="24"/>
          <w:szCs w:val="24"/>
          <w:vertAlign w:val="superscript"/>
        </w:rPr>
        <w:footnoteReference w:customMarkFollows="0" w:id="23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Falciani se obtuvo a través de un registro practicado en el domicilio de Hervé Falciani. Este había sido trabajador del banco HSBC en Suiza y antes de abandonar la entidad bancaria se apropió de ficheros y documentos del banco donde constaban nombres de clientes del banco, cuentas bancarias, montos de dinero, etc. El modo de obtención de esta prueba  por un particular mediante la comisión de un hecho delictivo es lo que pone en entredicho la validez de aquella, además de entrar en colisión con los derechos fundamentales como el derecho a la intimidad del acusado por el delito de Evasión de impuestos.</w:t>
      </w:r>
    </w:p>
    <w:p w:rsidR="00000000" w:rsidDel="00000000" w:rsidP="00000000" w:rsidRDefault="00000000" w:rsidRPr="00000000" w14:paraId="000002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análisis de la decisión se observa que los argumentos planteados por el Tribunal Supremo español se enfocan en: A) que la ilicitud cometida responde a un ilícito penal, y que la regla de exclusión del artículo 11.1 de la LOPJ va dirigida solamente a violaciones de derechos fundamentales; B) que ese artículo tiene la legítima misión de impedir que la policía cometa excesos en su labor de investigación, de modo que no es de aplicación la regla de exclusión para ilicitudes que han sido producidas por particulares; C) sirven de apoyo a la decisión todas las doctrinas sobre excepciones a la regla que evitan rigidez en su aplicación; D) se aplicó un juicio ponderativo enfocado en el ámbito concreto del derecho fundamental violado</w:t>
      </w:r>
      <w:r w:rsidDel="00000000" w:rsidR="00000000" w:rsidRPr="00000000">
        <w:rPr>
          <w:rFonts w:ascii="Times New Roman" w:cs="Times New Roman" w:eastAsia="Times New Roman" w:hAnsi="Times New Roman"/>
          <w:sz w:val="24"/>
          <w:szCs w:val="24"/>
          <w:vertAlign w:val="superscript"/>
        </w:rPr>
        <w:footnoteReference w:customMarkFollows="0" w:id="23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sentido, aunque no se comparten los argumentos que se aportaron para justificar la admisión de la prueba ilícita, no cabe duda que constituye un buen ejemplo para explicar el punto relativo al sujeto privado que produce una ilicitud y exponer algunos aspectos que pueden resultar útiles al respecto</w:t>
      </w:r>
      <w:r w:rsidDel="00000000" w:rsidR="00000000" w:rsidRPr="00000000">
        <w:rPr>
          <w:rFonts w:ascii="Times New Roman" w:cs="Times New Roman" w:eastAsia="Times New Roman" w:hAnsi="Times New Roman"/>
          <w:sz w:val="24"/>
          <w:szCs w:val="24"/>
          <w:vertAlign w:val="superscript"/>
        </w:rPr>
        <w:footnoteReference w:customMarkFollows="0" w:id="23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primer aspecto en el que pensar se refiere a la manera restringida de entender la prueba ilícita, donde no cabe la posibilidad de asumir otro tipo de vulneración de normas jurídicas diferente de los derechos fundamentales. Esta es una de las críticas principales que se le hace al sentido en que se define la prueba ilícita conectado solo a los derechos fundamentales, que es una definición infra inclusiva por el limitado número de casos que pueden encontrar cabida dentro de ella.</w:t>
      </w:r>
    </w:p>
    <w:p w:rsidR="00000000" w:rsidDel="00000000" w:rsidP="00000000" w:rsidRDefault="00000000" w:rsidRPr="00000000" w14:paraId="000002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entiende la prueba ilícita necesariamente relacionada con la violación de derechos fundamentales y a partir de ahí se considera la exclusión de aquella basada en el fundamento disuasorio, entonces habrá casos que no se podrán explicar desde esa perspectiva. Puede suceder en el supuesto del caso Falciani u otro tipo de casos donde sea un particular quien produzca la ilicitud que da lugar a la prueba ilícita y la decisión de admitir se pueda ver conectada a ese argumento, cuando la solución más adecuada pudo haber sido la exclusión de la prueba ilícita.</w:t>
      </w:r>
    </w:p>
    <w:p w:rsidR="00000000" w:rsidDel="00000000" w:rsidP="00000000" w:rsidRDefault="00000000" w:rsidRPr="00000000" w14:paraId="000002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segundo aspecto es el referido a explicar la exclusión de la prueba ilícita a través del fundamento disuasorio entendido como único fundamento. En cierto sentido significa que todos los demás casos de ilicitudes que no supongan una actuación policial a la que sea necesario disuadir queda fuera del ámbito de aplicación de la regla de exclusión. Este argumento no solo parece limitar el universo de casos posibles en los que se deba excluir prueba ilícita, sino que, además, es contraproducente en el sentido de que funcione como fundamento único cuando puedan entrar al debate otro tipo de fundamentos como se puede observar en gran parte de la jurisprudencia. </w:t>
      </w:r>
    </w:p>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el artículo 11.1 de la LOPJ en España parece indicar que se refiere a una regla de exclusión con un fundamento constitucional dirigido a la protección de derechos y garantías fundamentales. A propósito de ello, puede explicarse también una relación entre el mentado precepto 11.1 y el efecto disuasorio, pero no es lo que se explicó en el texto de la sentencia del caso Falciani. La tesis central que se sostuvo en la decisión de dicho caso fue solamente el hecho de evitar los abusos policiales (el efecto disuasorio), sin embargo, pudo haberse abordado de manera más completa quizás a través del vínculo entre lo previsto en el artículo 11.1 y el efecto disuasorio como medio para lograr la protección de los derechos, con una explicación que permita esa conexión; no de manera que se restrinja el argumento solo a prevenir el abuso policial y de modo poco razonado como se hizo en la sentencia.</w:t>
      </w:r>
    </w:p>
    <w:p w:rsidR="00000000" w:rsidDel="00000000" w:rsidP="00000000" w:rsidRDefault="00000000" w:rsidRPr="00000000" w14:paraId="000002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justificar la regla de exclusión en el efecto disuasorio puede llevar a pensar en la eficacia de la disuasión. Justamente este es uno de los puntos más discutidos en relación con ese fundamento, y una de sus principales críticas también. Los diferentes estudios empíricos que se han realizado tienden a concluir que no se puede demostrar con claridad la eficacia de la disuasión en la conducta de los agentes de la policía porque de hecho se continúan violando derechos fundamentales mientras se obtienen pruebas, lo cual convierte al fundamento en un camino inviable</w:t>
      </w:r>
      <w:r w:rsidDel="00000000" w:rsidR="00000000" w:rsidRPr="00000000">
        <w:rPr>
          <w:rFonts w:ascii="Times New Roman" w:cs="Times New Roman" w:eastAsia="Times New Roman" w:hAnsi="Times New Roman"/>
          <w:sz w:val="24"/>
          <w:szCs w:val="24"/>
          <w:vertAlign w:val="superscript"/>
        </w:rPr>
        <w:footnoteReference w:customMarkFollows="0" w:id="23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aspecto se refiere a la justificación basada en neutralizar la rigidez de la regla de exclusión a partir de la aplicación de excepciones. Este es un argumento válido para explicar la aplicación de las excepciones a la regla, pero precisa mayor profundización que la explicación somera que se hace en el texto de la sentencia (caso Falciani). </w:t>
      </w:r>
    </w:p>
    <w:p w:rsidR="00000000" w:rsidDel="00000000" w:rsidP="00000000" w:rsidRDefault="00000000" w:rsidRPr="00000000" w14:paraId="000002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excepciones a la regla de exclusión se ha visto como resultado del llamado «proceso de norteamericanización de la regla», que se refiere a cómo muchos sistemas jurídicos la han acogido siguiendo la tendencia jurisprudencial estadounidense. Empero, no parece adecuado definir o comprender a la prueba ilícita centrándose en su exclusión. La cuestión es que son tantas las excepciones a la regla de exclusión que ya no parece funcionar el decir que la prueba ilícita es aquella que será (o debe ser) excluida. El propio desarrollo jurisprudencial de esas excepciones desmorona la pretensión teórica de definir la prueba ilícita haciendo énfasis en su exclusión.</w:t>
      </w:r>
    </w:p>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prueba ilícita se admite estando reconocida la regla de exclusión en el sistema normativo se está incorporando una excepción a la regla; cuestión que parece ser algo frecuente y que motiva su abordaje en el capítulo siguiente</w:t>
      </w:r>
      <w:r w:rsidDel="00000000" w:rsidR="00000000" w:rsidRPr="00000000">
        <w:rPr>
          <w:rFonts w:ascii="Times New Roman" w:cs="Times New Roman" w:eastAsia="Times New Roman" w:hAnsi="Times New Roman"/>
          <w:sz w:val="24"/>
          <w:szCs w:val="24"/>
          <w:vertAlign w:val="superscript"/>
        </w:rPr>
        <w:footnoteReference w:customMarkFollows="0" w:id="23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el cuarto punto referido al juicio ponderativo enfocado en el ámbito concreto del derecho fundamental violado es un aspecto que en la sentencia se señala como que se han afectado aspectos accesorios de la intimidad que no merecen ser sancionados con la exclusión probatoria, y no se explica más nada al respecto</w:t>
      </w:r>
      <w:r w:rsidDel="00000000" w:rsidR="00000000" w:rsidRPr="00000000">
        <w:rPr>
          <w:rFonts w:ascii="Times New Roman" w:cs="Times New Roman" w:eastAsia="Times New Roman" w:hAnsi="Times New Roman"/>
          <w:sz w:val="24"/>
          <w:szCs w:val="24"/>
          <w:vertAlign w:val="superscript"/>
        </w:rPr>
        <w:footnoteReference w:customMarkFollows="0" w:id="23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Conteste con la posición de </w:t>
      </w:r>
      <w:r w:rsidDel="00000000" w:rsidR="00000000" w:rsidRPr="00000000">
        <w:rPr>
          <w:rFonts w:ascii="Times New Roman" w:cs="Times New Roman" w:eastAsia="Times New Roman" w:hAnsi="Times New Roman"/>
          <w:smallCaps w:val="1"/>
          <w:sz w:val="24"/>
          <w:szCs w:val="24"/>
          <w:rtl w:val="0"/>
        </w:rPr>
        <w:t xml:space="preserve">Mosquera Blanco</w:t>
      </w:r>
      <w:r w:rsidDel="00000000" w:rsidR="00000000" w:rsidRPr="00000000">
        <w:rPr>
          <w:rFonts w:ascii="Times New Roman" w:cs="Times New Roman" w:eastAsia="Times New Roman" w:hAnsi="Times New Roman"/>
          <w:sz w:val="24"/>
          <w:szCs w:val="24"/>
          <w:rtl w:val="0"/>
        </w:rPr>
        <w:t xml:space="preserve"> cuando expone que “para resolver la controversia planteada debe examinarse exhaustivamente la colisión entre el derecho fundamental lesionado y los bienes jurídicos que ordinariamente justifican su restricción. La STS 116/2017 omite sustancialmente este juicio de ponderación”</w:t>
      </w:r>
      <w:r w:rsidDel="00000000" w:rsidR="00000000" w:rsidRPr="00000000">
        <w:rPr>
          <w:rFonts w:ascii="Times New Roman" w:cs="Times New Roman" w:eastAsia="Times New Roman" w:hAnsi="Times New Roman"/>
          <w:sz w:val="24"/>
          <w:szCs w:val="24"/>
          <w:vertAlign w:val="superscript"/>
        </w:rPr>
        <w:footnoteReference w:customMarkFollows="0" w:id="237"/>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esa es una manera de enfocar el estudio de los sujetos que pueden incurrir en la ilicitud probatoria mediante su relación con el alcance de la regla de exclusión y con base en el fundamento de la disuasión. Lo que explica que, para los autores que defienden ese enfoque, el tipo de sujeto (público o privado) determinará la consecuencia que se ha de aplicar a la prueba ilícita. </w:t>
      </w:r>
    </w:p>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mismo tiempo se debate en la doctrina a partir de la distinción entre sujetos públicos y privados. En ese marco se llega a polemizar incluso acerca de la cuestión de si los sujetos privados pueden realmente producir una ilicitud</w:t>
      </w:r>
      <w:r w:rsidDel="00000000" w:rsidR="00000000" w:rsidRPr="00000000">
        <w:rPr>
          <w:rFonts w:ascii="Times New Roman" w:cs="Times New Roman" w:eastAsia="Times New Roman" w:hAnsi="Times New Roman"/>
          <w:sz w:val="24"/>
          <w:szCs w:val="24"/>
          <w:vertAlign w:val="superscript"/>
        </w:rPr>
        <w:footnoteReference w:customMarkFollows="0" w:id="238"/>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spacing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Desde esa perspectiva y vinculado al momento en que se puede producir la ilicitud quizás cabría un análisis más enriquecedor. La idea es explicar que cualquier </w:t>
      </w:r>
      <w:r w:rsidDel="00000000" w:rsidR="00000000" w:rsidRPr="00000000">
        <w:rPr>
          <w:rFonts w:ascii="Times New Roman" w:cs="Times New Roman" w:eastAsia="Times New Roman" w:hAnsi="Times New Roman"/>
          <w:color w:val="0d0d0d"/>
          <w:sz w:val="24"/>
          <w:szCs w:val="24"/>
          <w:highlight w:val="white"/>
          <w:rtl w:val="0"/>
        </w:rPr>
        <w:t xml:space="preserve">sujeto ya sea público o privado puede producir una ilicitud si contraviene los límites legales o los derechos fundamentales al recabar pruebas, pero pareciera que el momento en que ello tenga lugar podrá hacer la diferencia</w:t>
      </w:r>
      <w:r w:rsidDel="00000000" w:rsidR="00000000" w:rsidRPr="00000000">
        <w:rPr>
          <w:rFonts w:ascii="Times New Roman" w:cs="Times New Roman" w:eastAsia="Times New Roman" w:hAnsi="Times New Roman"/>
          <w:sz w:val="24"/>
          <w:szCs w:val="24"/>
          <w:vertAlign w:val="superscript"/>
        </w:rPr>
        <w:footnoteReference w:customMarkFollows="0" w:id="239"/>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comenzar el análisis habría que partir de la idea referida a ¿qué sujetos pueden producir una ilicitud probatoria? La respuesta probablemente esté dirigida a precisar que cualquier sujeto que realice una actividad dedicada a recabar pruebas y actúe infringiendo determinadas normas jurídicas. Esta parece ser una posición común, aunque algunos puedan hacer distinción respecto del tipo de norma vulnerada u otro aspecto, pero para hacer el análisis de manera más precisa debe atenderse a los momentos en que se puede producir la ilicitud. </w:t>
      </w:r>
    </w:p>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como se explica en el epígrafe anterior la ilicitud se puede producir en los momentos siguientes: A) momento de obtención de las pruebas (antes o durante el proceso), B) durante la práctica de las pruebas. ¿Por qué este es un buen punto de partida para el análisis? pues porque al parecer el momento en que se produce la ilicitud va a determinar en algún sentido cuales sujetos la podrán producir. </w:t>
      </w:r>
    </w:p>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momento de obtención de las pruebas quienes participan fundamentalmente son la autoridad y/o sus agentes como sujetos legitimados para actuar durante la investigación de los hechos. Al mismo tiempo, están los abogados de la defensa que se encargan también de recabar información sobre los hechos con la función de resguardar los intereses de su defendido, y también los sujetos particulares que por su cuenta puedan recaudar pruebas.</w:t>
      </w:r>
    </w:p>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piensa en que la idea es recabar pruebas y mientras eso sucede se puede incurrir en una ilicitud, entonces parece lógico afirmar que esta se puede producir por los agentes legitimados para actuar en el momento de obtención (que son quienes realizan las acciones de investigación de un supuesto hecho delictivo). No obstante, se podría plantear la interrogante sobre si se podrá incurrir en una ilicitud cuando no se esté recabando información probatoria. Bueno, eso dependerá en cierta medida de cómo se entienda el término ilicitud. En caso de que se entienda como acto contrario a derecho entonces la respuesta parece ser sí. El caso Falciani puede servir de ejemplo, al demostrar que un particular (sin ninguna relación con la investigación) produjo una ilicitud, pues Hervé Falciani se apropió de los documentos bancarios al parecer con ánimo de lucrar, no de obtener pruebas sobre ninguna investigación en particular. </w:t>
      </w:r>
    </w:p>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ejemplo donde un particular es quien produce la ilicitud es el caso </w:t>
      </w:r>
      <w:r w:rsidDel="00000000" w:rsidR="00000000" w:rsidRPr="00000000">
        <w:rPr>
          <w:rFonts w:ascii="Times New Roman" w:cs="Times New Roman" w:eastAsia="Times New Roman" w:hAnsi="Times New Roman"/>
          <w:i w:val="1"/>
          <w:sz w:val="24"/>
          <w:szCs w:val="24"/>
          <w:rtl w:val="0"/>
        </w:rPr>
        <w:t xml:space="preserve">Burdeau v. McDowell</w:t>
      </w:r>
      <w:r w:rsidDel="00000000" w:rsidR="00000000" w:rsidRPr="00000000">
        <w:rPr>
          <w:rFonts w:ascii="Times New Roman" w:cs="Times New Roman" w:eastAsia="Times New Roman" w:hAnsi="Times New Roman"/>
          <w:sz w:val="24"/>
          <w:szCs w:val="24"/>
          <w:rtl w:val="0"/>
        </w:rPr>
        <w:t xml:space="preserve"> que trata sobre el despido de McDowell por supuesta conducta ilegal y fraudulenta. Siendo así, un ejecutivo de la compañía registró el despacho personal de McDowell una vez que aquel ya había sido despedido, incautando numerosos documentos pertenecientes a este después de registrar todo y forzar las gavetas del escritorio. La compañía remitió esos documentos a Burdeau, representante de la fiscalía, quien inició una investigación con estos</w:t>
      </w:r>
      <w:r w:rsidDel="00000000" w:rsidR="00000000" w:rsidRPr="00000000">
        <w:rPr>
          <w:rFonts w:ascii="Times New Roman" w:cs="Times New Roman" w:eastAsia="Times New Roman" w:hAnsi="Times New Roman"/>
          <w:sz w:val="24"/>
          <w:szCs w:val="24"/>
          <w:vertAlign w:val="superscript"/>
        </w:rPr>
        <w:footnoteReference w:customMarkFollows="0" w:id="24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caso es un particular quien incurre en la ilicitud, se trata de una tercera persona que sustrae determinados documentos que luego la empresa hace llegar a la fiscalía para proceder a la investigación. Por tanto, la ilicitud tuvo lugar antes de que se comenzara con la investigación, pero los documentos obtenidos sirvieron de base para que la fiscalía iniciase dicho proceso. Aquí también es un particular quien produce la ilicitud antes del momento de obtención de las pruebas, pero la intención claramente estaba relacionada con su utilización como parte del material que sirve de sustento para la apertura de una investigación penal. Punto que hace la diferencia con el caso Falciani. </w:t>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ambos casos se puede ver que la producción de la ilicitud por parte de un sujeto privado tiene lugar antes del momento de obtención de las pruebas. Este es un elemento en común en ambos supuestos, pero hay un elemento diferenciador y está en la intención con que el sujeto obtiene esa prueba o información determinada. Por un lado, se ha logrado la prueba con el objetivo de recabar información relacionada con un supuesto hecho delictivo, mientras que, por otro, no había intención alguna referida a cuestiones sobre investigación penal.</w:t>
      </w:r>
    </w:p>
    <w:p w:rsidR="00000000" w:rsidDel="00000000" w:rsidP="00000000" w:rsidRDefault="00000000" w:rsidRPr="00000000" w14:paraId="000002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sobre los sujetos privados o particulares, se puede afirmar que el abogado de la defensa en su labor de recaudar pruebas relacionadas con los hechos también puede incurrir en una ilicitud. Como se señala en varios ordenamientos jurídicos, el abogado defensor puede pedir documentos a la administración pública, tomar declaraciones, promover la práctica de pruebas, lo que significa que desarrolla a la vez una actividad tendente a recaudar pruebas relacionadas con los hechos</w:t>
      </w:r>
      <w:r w:rsidDel="00000000" w:rsidR="00000000" w:rsidRPr="00000000">
        <w:rPr>
          <w:rFonts w:ascii="Times New Roman" w:cs="Times New Roman" w:eastAsia="Times New Roman" w:hAnsi="Times New Roman"/>
          <w:sz w:val="24"/>
          <w:szCs w:val="24"/>
          <w:vertAlign w:val="superscript"/>
        </w:rPr>
        <w:footnoteReference w:customMarkFollows="0" w:id="24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que, en el momento de obtención, o incluso antes, pueden producir la ilicitud los sujetos privados o particulares, y/o los sujetos legitimados para actuar (la autoridad o sus agentes y el abogado de la defensa). Sin embargo, quiénes son los que intervienen en el momento de la práctica de las pruebas, parecen ser solamente los sujetos legitimados para actuar en el marco del proceso, en el entendido de que constituye un espacio institucional donde solo pueden actuar las partes y los sujetos procesales. </w:t>
      </w:r>
    </w:p>
    <w:p w:rsidR="00000000" w:rsidDel="00000000" w:rsidP="00000000" w:rsidRDefault="00000000" w:rsidRPr="00000000" w14:paraId="000002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sentido, se hace referencia a la ilicitud que se produce durante la práctica de las pruebas por parte de un abogado de la defensa, de la fiscalía o del juez, no a la que tiene lugar con anterioridad a ese momento, aunque se conozca sobre ella durante la práctica. El momento de la práctica de las pruebas va a determinar los sujetos que podrán incurrir en una ilicitud, precisamente por las características de la práctica de las pruebas como espacio procesal que se lleva a cabo durante el juicio oral.</w:t>
      </w:r>
    </w:p>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hay una cuestión que se plantea por su particular impacto dentro de toda la polémica relativa a los sujetos, y es cuando se trata una prueba ilícita que beneficia al acusado. Este tema se aborda como una excepción a la regla de exclusión con el argumento de que la prueba ilícita en ese tipo de casos sirve de apoyo el principio de presunción de inocencia y el derecho a la defensa, por lo que correspondería actuar en beneficio del acusado en el proceso</w:t>
      </w:r>
      <w:r w:rsidDel="00000000" w:rsidR="00000000" w:rsidRPr="00000000">
        <w:rPr>
          <w:rFonts w:ascii="Times New Roman" w:cs="Times New Roman" w:eastAsia="Times New Roman" w:hAnsi="Times New Roman"/>
          <w:sz w:val="24"/>
          <w:szCs w:val="24"/>
          <w:vertAlign w:val="superscript"/>
        </w:rPr>
        <w:footnoteReference w:customMarkFollows="0" w:id="24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argumentos utilizados para explicar este punto son dos, el primero se refiere a que en esos casos se trata de una prueba ilícita pro - reo, por lo que ha de conjugarse con el derecho a la defensa. Es decir, se puede admitir la prueba como prueba de descargo a favor del acusado. El segundo argumento se plantea en cuanto a la fiabilidad de la prueba, pues según su grado de fiabilidad se decidirá si se admite o se excluye la prueba ilícita como forma de coadyuvar al cumplimiento del objetivo de la averiguación de la verdad</w:t>
      </w:r>
      <w:r w:rsidDel="00000000" w:rsidR="00000000" w:rsidRPr="00000000">
        <w:rPr>
          <w:rFonts w:ascii="Times New Roman" w:cs="Times New Roman" w:eastAsia="Times New Roman" w:hAnsi="Times New Roman"/>
          <w:sz w:val="24"/>
          <w:szCs w:val="24"/>
          <w:vertAlign w:val="superscript"/>
        </w:rPr>
        <w:footnoteReference w:customMarkFollows="0" w:id="24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ejemplos más conocidos aconteció con el caso contra el presidente de Brasil (Luiz Inácio Lula da Silva) donde por medio de una intervención de las comunicaciones se obtuvo constancia de diálogos entre el fiscal y el juez que eran sujetos en el proceso, y en los cuales este último le indicaba a la fiscalía sobre cómo incriminar a Lula da Silva. Este material probatorio se puso a disposición de las autoridades policiales que avanzado el proceso se declaró prueba ilícita por haber sido obtenida sin autorización judicial y, además, por haber sido manipulada</w:t>
      </w:r>
      <w:r w:rsidDel="00000000" w:rsidR="00000000" w:rsidRPr="00000000">
        <w:rPr>
          <w:rFonts w:ascii="Times New Roman" w:cs="Times New Roman" w:eastAsia="Times New Roman" w:hAnsi="Times New Roman"/>
          <w:sz w:val="24"/>
          <w:szCs w:val="24"/>
          <w:vertAlign w:val="superscript"/>
        </w:rPr>
        <w:footnoteReference w:customMarkFollows="0" w:id="24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posición que se adoptó con el caso fue la de excluir la prueba ilícita, aunque la defensa hubiera insistido en que esta beneficiaba al acusado y basara gran parte de su argumento en que se trataba de una prueba ilícita pro – reo. Los elementos de mayor peso utilizados para determinar la exclusión fueron la ilicitud cometida y la manipulación de la prueba (verificándose que hubo una afectación en la fiabilidad de dicha prueba)</w:t>
      </w:r>
      <w:r w:rsidDel="00000000" w:rsidR="00000000" w:rsidRPr="00000000">
        <w:rPr>
          <w:rFonts w:ascii="Times New Roman" w:cs="Times New Roman" w:eastAsia="Times New Roman" w:hAnsi="Times New Roman"/>
          <w:sz w:val="24"/>
          <w:szCs w:val="24"/>
          <w:vertAlign w:val="superscript"/>
        </w:rPr>
        <w:footnoteReference w:customMarkFollows="0" w:id="24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sentido vale señalar lo siguiente, ciertamente el debate sobre lo que se le llama “prueba ilícita pro - reo” tiene dos puntos que pueden resultar útiles. Esos puntos son: a) la relación con el derecho a la defensa, y, b) el examen sobre la fiabilidad de la prueba ilícita. Ambos puntos son perfectamente aceptables en el análisis en general sobre el tema, pero no al extremo de que se pueda considerar al sujeto que supuestamente puede resultar beneficiado (el acusado) como parte del término o expresión, ello significaría incorporar una nueva expresión a la ya cargada y diversa terminología sobre prueba ilícita. No se visualiza la necesidad de crear una expresión propia para hablar de la prueba ilícita que pueda beneficiar al acusado en un proceso judicial, pues en todo caso se trata igualmente de prueba obtenida de manera contraria a las normas jurídicas, y si se admite o excluye es basado en los mismos argumentos que se utilizan para el análisis de la institución en general.</w:t>
      </w:r>
    </w:p>
    <w:p w:rsidR="00000000" w:rsidDel="00000000" w:rsidP="00000000" w:rsidRDefault="00000000" w:rsidRPr="00000000" w14:paraId="000002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suma, el análisis relativo a los sujetos que intervienen en la prueba ilícita debe comprender a los sujetos que producen la ilicitud, los que la alegan y los que declaran la prueba ilícita; pero hasta aquí se han explicado los debates relativos exclusivamente a los sujetos que pueden producir la ilicitud.</w:t>
      </w:r>
    </w:p>
    <w:p w:rsidR="00000000" w:rsidDel="00000000" w:rsidP="00000000" w:rsidRDefault="00000000" w:rsidRPr="00000000" w14:paraId="0000025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2.2.3. Los mecanismos de control en el proceso.</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mecanismos de control de la prueba ilícita en el proceso penal consisten en los medios a través de los cuales las partes o los sujetos procesales pueden plantear el incidente referido a la ilicitud que ha tenido lugar. En esa línea se debate sobre dos cuestiones: a) qué sujetos pueden alegar la ilicitud que se ha producido, b) en qué momento del proceso puede hacerse dicha alegación.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cuanto a lo primero el quid del asunto está en identificar si para alegar o denunciar, como también se le denomina, la ilicitud es preciso que se haga de oficio por el propio juez o si puede hacerse a instancia de parte también. La cuestión está en determinar en manos de quien queda la facultad de hacer dicha alegación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4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un sector de la doctrina es requisito necesario la alegación previa de la parte interesada, o en caso contrario se entenderá que se están aceptando las consecuencias de la prueba ilícita. Según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Giménez Pericas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no se alega ante el Tribunal la vulneración específica del derecho fundamental vulnerado por una actuación ilícita, la parte hipotéticamente lesionada habrá aceptado tácitamente el resultado de la pesquisa, la aportación del material ocupado, etc., interviniendo en el debate contradictorio sobre los datos aportados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4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este sentido parece bastante lógico pensar que la parte afectada por la ilicitud (generalmente el acusado que actúa a través de su abogado defensor) pueda alegar sobre aquella, pero deviene imprescindible apuntar que eso no significa que sea un requisito que excluya la posibilidad de actuación de la otra parte o que se pueda actuar a instancia del propio órgano jurisdiccional. Si la alegación sobre la ilicitud queda condicionada a la denuncia previa de la parte interesada se está limitando la actuación de los demás sujetos del proceso, como es el caso del juez, por ejemplo. Ello puede significar que en caso de que sea precisa la intervención de este pues no pueda ser posible justamente por la limitante existente en ese sentido.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propósito, algunos autores refieren que el control de oficio por el juez guarda relación con su función constitucional de garante de los derechos fundamentales. Por tanto, al negar la posibilidad de la apreciación oficiosa de una ilicitud probatoria, si no es de previa alegación por las partes, se niega la esencia misma de la función jurisdiccional y el rol que los jueces están llamados a desempeñar en un Estado democrático constitucional de derecho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4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otro lado, aunque la parte directamente afectada por la ilicitud no alegue al respecto ello no tiene por qué justificar una aceptación tácita de las consecuencias que luego se le apliquen a la prueba ilícita. Se trata de dos cuestiones diferentes, la de alegar y la de aceptar las consecuencias, una no condiciona necesariamente a la otra. Puede haber razones para explicar por qué la parte directamente afectada no alegó al respecto, y ello no significará que pueda estar aceptando tácitamente las consecuencias que se le asignen a la prueba ilícita como tal.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Además, para otra parte de la doctrina actual se asumen las dos modalidades de control de la ilicitud de oficio y/o a instancia de parte. En otras palabras, se sigue la posición que entiende que se puede alegar o denunciar la ilicitud a instancia de parte, cualquiera de las dos partes en el proceso judicial, o, también de oficio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4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bien afirma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es necesario que la ilicitud sea alegada por alguna de las partes – sin que ello suponga desconocer la importancia que adquiere en la práctica la denuncia a instancia de parte-, sino que el juez también puede valorar de oficio. Asimismo, debe rechazarse toda convalidación derivada de la actitud pasiva mantenida durante el proceso por quien resulte perjudicado por la prueba ilícita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la segunda cuestión que se debate en ese sentido es la que se refiere a cuándo la ilicitud podrá apreciarse, si en algún momento en específico o en cualquier momento del proceso judicial. Como se ha explicado, la ilicitud puede producirse en el momento de obtención de las pruebas o durante su práctica, por lo que pareciera que su alegación también podría plantearse en cualquiera de esos dos momentos.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de las polémicas que se sostiene al respecto está en el control de la ilicitud en la fase de instrucción, es decir, si se puede apreciar la ilicitud en esa fase no solo por parte de la Fiscalía, sino también por parte del juez de instrucción. La idea es que si el fiscal o el juez de instrucción conocen sobre la ilicitud en ese momento inicial entonces esto conllevaría necesariamente a que deban actuar al respecto.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doctrina en ese sentido está enfocada en la aplicación de la regla de exclusión, y así lo expone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Jorge Barreiro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cuando afirma que, si la ilicitud probatoria se conoce en la fase sumarial o de instrucción, el inculpado puede verse beneficiado con la exclusión de la prueba evitándose de ese modo la aplicación de algunas medidas privativas incluso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 embargo, otro sector de la doctrina entiende que, ante el conocimiento de la ilicitud, el juez instructor debe investigar y aclarar esta como una situación determinante de otras actuaciones (prisión provisional, procesamiento, etc.), pero no como un incidente específico que determine la declaración de una consecuencia jurídica. No resulta procedente que dicte una resolución específica sobre la prueba ilícita donde se pueda zanjar el problema de la ilicitud de forma definitiva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punto central de la polémica es si los sujetos actuantes en la etapa sumarial o de instrucción pueden decidir sobre el curso de la ilicitud de la que hayan tenido conocimiento. Como se puede observar esta es una cuestión que está lejos de ser pacífica, al menos en el orden doctrinal. El debate acerca del control de la ilicitud durante el momento de obtención de las pruebas sigue siendo una asignatura pendiente.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Gimeno Sendra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sigue la línea de pensamiento de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Del Moral García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mientras que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otros autores defienden la idea de que la prueba ilícita se pueda declarar enseguida que se tenga conocimiento sobre la ilicitud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argumento planteado por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Gimeno Sendra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explica que la misión de la instrucción no consiste en la declaración de la ilicitud de la prueba, sino la investigación y determinación del hecho punible y la responsabilidad de su autor. En ese sentido se afirma que el juez de instrucción podrá dictar un auto de sobreseimiento en los supuestos en los que la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autoriza, pero no se le debiera autorizar a efectuar declaraciones sobre la ilicitud de las pruebas. Por qué no, pues porque pareciera que se trata de una competencia del órgano jurisdiccional decisor, quien puede bien en la comparecencia previa o en la sentencia declarar una prueba como ilícita, así como la extensión de sus consecuencias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se puede notar,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Gimeno Sendra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defiende la idea de que la declaración de la prueba ilícita y la aplicación de las consecuencias solo debe determinarse en el proceso a través de la actuación del juez que conoce del caso. Por tanto, esto debería suceder solamente en etapas ya más avanzadas del proceso.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el contrario, para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hecho de que se pueda conocer sobre la ilicitud en fase de instrucción ya supone que se declare la prueba como ilícita y se plantee la consecuencia jurídica a aplicar. Él asume la aplicación de la regla de exclusión de la prueba ilícita en la fase de instrucción como una expresión de la garantía de los derechos fundamentales, sino significaría mantener la eficacia en el tiempo de lo que es ineficaz y utilizar una prueba como él señala “de manera fraudulenta” que, a su vez, sirve de soporte a medidas cautelares u otras acciones que puedan seguirse en el marco del proceso como 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Ciertamente dentro de las funciones del juez de instrucción puede que no esté decidir sobre una ilicitud que se alegue, pero eso no significa que haya que esperar hasta la etapa de admisión o el juicio oral para aplicar la consecuencia derivada de la declaración de la prueba ilícita. Si la ilicitud se alega en una fase inicial como la de obtención de los elementos de prueba (o fase de instrucción), se debe aclarar el incidente y decidir respecto de la consecuencia jurídica que corresponda, que no ha de ser necesariamente la exclusión.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manera que se comparte la tesis de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Asencio Mellado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punto específico de entender que una vez que se tenga conocimiento sobre la ilicitud se ha de declarar la prueba como ilícita y determinar la consecuencia correspondiente. En otras palabras, el conocimiento y alegación de la ilicitud deberá conllevar a que se declare la prueba como tal en cualquier momento del proceso. Por consiguiente y en criterio propio, declarar la prueba como ilícita y decidir sobre la consecuencia a aplicar son actos que van de la mano. Cuestión diferente es la consecuencia que pueda aplicarse, pudiendo ser la admisión o exclusión en cualquiera de sus formas de manifestación, o aplicación de los remedios alternativos.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ilicitud puede producirse antes o durante el proceso judicial, y una vez que se alegue sobre esta por alguna de las partes o de oficio por el juez se debe declarar la prueba ilícita, lo que acarreará decidir la consecuencia que corresponde aplicar. Para ello ha de tenerse en cuenta lo dispuesto de manera expresa en la norma, según el sistema normativo que se trate, y en presencia de vacío legal habrá que complementarlo a través de elementos teóricos y razones de la propia práctica que así lo permitan.</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cuando se trata de una ilicitud que se conozca en la etapa de admisión y práctica de las pruebas, el juez estimará en el trámite de admisión de las pruebas o durante el juicio que alguna de las pruebas propuestas o practicadas tiene carácter ilícito debería previo a cualquier pronunciamiento, conceder una audiencia a las partes para que puedan debatir al respecto.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Montero Aroca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expresa que no parece razonable que el juez, sin que las partes puedan debatir la cuestión, declare una prueba ilícita, pues ello podría significar poner en indefensión a la parte que propuso dicha prueba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artículo 240.2 de la LOPJ dispone que (…) el juez o el tribunal podrá, de oficio o a instancia de parte, antes de que hubiere recaído resolución que ponga fin al proceso, y siempre que no proceda la subsanación, declarar, previa audiencia de las partes, la nulidad de todas las actuaciones o de alguna en particular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precepto establece que el juez debe poner en conocimiento de las partes la existencia de una ilicitud probatoria para que estas puedan debatir al respecto. Además, se reconoce la posibilidad de subsanación y/o nulidad de una actuación, entendiéndose nulidad como exclusión.</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otra parte, la normativa española regula en el artículo 786.2 de la LECrim, en relación con la parte dedicada al juicio oral y la sentencia, que cuando comienza el juicio oral con la lectura de los escritos de acusación y de defensa, seguidamente a instancia de parte, el Juez o Tribunal abrirá un turno de intervenciones para que puedan las partes exponer lo que estimen oportuno acerca de la competencia del órgano judicial, vulneración de algún derecho fundamental, 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8"/>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Así, no parece ser problemático el hecho de alegar una ilicitud en etapas más avanzadas del proceso. Al menos existe bastante consenso en la doctrina al respecto y hay ejemplos de normativas como la de España donde se puede observar la carencia de regulación sobre la denuncia de la ilicitud en la etapa de instrucción, no así en etapa intermedia y del juicio oral.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 embargo, en la normativa de países como México se reconoce la alegación de la ilicitud en etapas previas a la fase de juicio oral y durante el juicio oral. La alegación puede estar a cargo de las partes o a instancia del órgano jurisdiccional, siendo este último quien declara la prueba como ilícita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5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la ilicitud que se conoce en fase de investigación es el juez de control que conoce del proceso el que se encarga de hacer la declaración de la prueba ilícita. Aunque no se especifica si la misma puede ser realizada a solicitud de las partes o por parte del juez, por lo que se entiende legal ya sea decretada exoficio o emitida a petición de alguna de las partes que en el proceso intervienen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6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declaración de la prueba ilícita en etapa intermedia, como bien afirma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Alday López Cabello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resulta mucho más claro el proceder dado que la propia forma de la etapa facilita el tratamiento de la prueba ilícita y, por tanto, el de la aplicación de las consecuencias, operada bajo la exclusión de la prueba del proceso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6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el procedimiento a seguir cuando es el Tribunal de enjuiciamiento durante el juicio quien detecte la ilicitud de la prueba no se encuentra reconocido en la norma procesal penal mexicana. Por lo que se suele acudir a los preceptos antes mencionados para justificar la declaración de la prueba ilícita en ese momento, y a la jurisprudencia que se ha pronunciado en ese sentido.</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Dicho esto, ya por último habría que señalar algunas cuestiones útiles relativas al control de la ilicitud y que guardan relación con la función saneadora de la audiencia. Se trata de una instancia procesal diseñada para resolver cuestiones previas al juicio, entre ellas, determinar la legalidad de las pruebas que serán admitidas. Este procedimiento es un mecanismo específico para controlar la prueba ilícita y garantizar un juicio justo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6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finalidad persigue la audiencia saneadora? Revisar y depurar las irregularidades procedimentales que puedan afectar el juicio, excluir o admitir las pruebas obtenidas de forma ilícita o con vulneración de derechos fundamentales, y garantizar el respeto al debido proceso.</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audiencia saneadora tiene varios momentos o etapas que distinguen la función de esta dentro del proceso como audiencia preliminar. Primero se presentan las pruebas, en este momento la fiscalía y la defensa presentan las pruebas que pretenden utilizar en el juicio. Un segundo momento estará a cargo de la impugnación de pruebas ilícitas donde la parte interesada puede solicitar la exclusión de una prueba argumentando su obtención ilícita. Luego, en un tercer momento dedicado al debate las partes exponen sus argumentos sobre la legalidad o ilegalidad de las pruebas impugnadas. En ese sentido se trata de análisis de la cadena de custodia, examen de los métodos empleados para obtener la prueba, consideración de los derechos fundamentales potencialmente vulnerados, etc. Por último, corresponde la resolución del juez quien decide sobre la admisibilidad o exclusión de las pruebas cuestionadas. Esta decisión es definitiva en esta etapa y puede ser impugnada mediante los recursos procesales disponibles.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jurisprudencia sobre el procedimiento abreviado en España reconoce que la audiencia saneadora es el momento procesal idóneo para resolver las alegaciones de las partes acerca de la violación de derechos fundamentales que hayan podido producirse durante la investigación y, por consiguiente, para discutir o resolver sobre la licitud o ilicitud de las pruebas. En el procedimiento ordinario no existe regulación al respecto, pero se suele usar de manera análoga lo previsto para el procedimiento abreviado.</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Ahora bien, que se pueda realizar una audiencia saneadora no significa que la ilicitud no pueda ser alegada en otro momento más que ahí. Son varios los autores que apoyan esta posición, </w:t>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 ejemplo se refiere a la existencia de la audiencia saneadora afirmando que no es obstáculo para que las partes puedan alegar y el órgano jurisdiccional pueda acordar, en cualquier momento anterior (fase de investigación, intermedia o de juicio oral) la declaración de la prueba como ilícita y la aplicación de la consecuencia jurídica que corresponda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6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Uno de los principales elementos a favor de la audiencia saneadora es que permite el pronunciamiento sobre la ilicitud de la prueba con anterioridad a la práctica durante el juicio oral. También es importante señalar que favorece la eficiencia procesal que permite depurar el material probatorio antes del juicio, evitando discusiones extensas durante el debate oral, y, por último, ayuda a la transparencia, dado que las decisiones se toman de forma pública y en presencia de las partes, promoviendo la confianza en el sistema de justicia.</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Conclusiones parciales</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estudio de la regulación jurídica de la prueba ilícita se realiza a partir de un examen de las prohibiciones de producción probatoria, lo que permite identificar elementos referidos no solo a la relación que existe entre ambas instituciones, sino también cómo se pueden afectar las credenciales epistémicas de la prueba en particular.</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primer momento se enfoca al estudio de las cuestiones polémicas más importantes respecto de las prohibiciones de producción probatorias y las credenciales epistémicas de la prueba ilícita resultante de la vulneración de aquellas. Sobre las prohibiciones de producción probatorias se examina cada una de ellas desde el punto de vista de su justificación como reglas jurídicas, exponiendo ejemplos claros de normas que se basan en valores epistémicos y contra epistémicos.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estudio del impacto o alcance de la prueba ilícita en el proceso judicial permite observar la persistencia de problemas que continúan con debates abiertos en el orden doctrinal y jurisprudencial. En ese sentido se precisan el momento en que tiene lugar la ilicitud y los sujetos que pueden incurrir en ella, así como el contexto de «obtención» y «práctica de las pruebas» cual marco en el que suelen producirse las ilicitudes probatorias, aunque ello no signifique necesariamente que una ilicitud no pueda suceder también de manera previa al proceso judicial.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otra parte, se significa cómo el momento en que tiene lugar la ilicitud determina la legitimación de los sujetos que pueden intervenir en ella, y quienes pueden declarar la prueba ilícita y decidir sobre las consecuencias como parte de los mecanismos de control al respecto.</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Mediante el estudio de la jurisprudencia y el análisis de los casos queda demostrado que: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la admisión o exclusión de la prueba ilícita depende no solo del tipo de regulación jurídica o de las normas que resulten vulneradas, sino que debe tenerse en cuenta también las credenciales epistémicas de las pruebas, la justificación de las normas, los sujetos que han incurrido en la ilicitud, el contexto en que esta ha tenido lugar y el momento en que se declaró la prueba ilícita. </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los aplicadores del derecho suelen hacer modificaciones a las normas cuando se trata de valorar la exclusión o admisión de la prueba ilícita. </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que el argumento que plantea que cuando se declara una prueba como ilícita la consecuencia puede ser la admisión o exclusión del proceso parece tener más fuerza de lo que se expresa al respecto en el discurso jurídico.</w:t>
      </w:r>
    </w:p>
    <w:p w:rsidR="00000000" w:rsidDel="00000000" w:rsidP="00000000" w:rsidRDefault="00000000" w:rsidRPr="00000000" w14:paraId="00000286">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1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di Ferrer Beltran" w:id="27" w:date="2025-08-31T01:52:00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quizás deberías explicarlo, porque Hohfeld no dice nada sobre si  todos los derechos que se reconocen en la constitución son derechos fundamentales.</w:t>
      </w:r>
    </w:p>
  </w:comment>
  <w:comment w:author="Jordi Ferrer Beltran" w:id="8" w:date="2025-08-29T05:10:00Z">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¿Dónde no es un derecho fundamental el de propiedad? (descontando Cuba)</w:t>
      </w:r>
    </w:p>
  </w:comment>
  <w:comment w:author="Jordi Ferrer Beltran" w:id="105" w:date="2025-09-08T02:31:00Z">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cuestiones epistémicas surgen de la relación entre prohibición probatoria y prueba ilícita?</w:t>
      </w:r>
    </w:p>
  </w:comment>
  <w:comment w:author="Jordi Ferrer Beltran" w:id="19" w:date="2025-08-30T05:00:00Z">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dices que hay otros autores, no puedes citar en la nota solo a Peces Barba</w:t>
      </w:r>
    </w:p>
  </w:comment>
  <w:comment w:author="Jordi Ferrer Beltran" w:id="44" w:date="2025-08-31T02:56:00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hechos se califican como prohibidos?</w:t>
      </w:r>
    </w:p>
  </w:comment>
  <w:comment w:author="Jordi Ferrer Beltran" w:id="29" w:date="2025-08-31T01:56:00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se entiende bien. Además,  dices que llegas al examen de la jurisprudencia y pones una nota en la que solo hay autores y no jurisprudencia.</w:t>
      </w:r>
    </w:p>
  </w:comment>
  <w:comment w:author="Jordi Ferrer Beltran" w:id="107" w:date="2025-09-08T02:41:00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párrafo no se entiende. Además, tampoco veo porqué empiezas el epígrafe hablando de las credenciales epistémicas de la prueba ilícita y no explicando qué son las prohibiciones probatorias sobre el tema o el objeto de prueba.</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 eliminaría el párrafo completo.</w:t>
      </w:r>
    </w:p>
  </w:comment>
  <w:comment w:author="Jordi Ferrer Beltran" w:id="88" w:date="2025-09-08T01:31:00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¿Estás segura que es la más utilizada? En mi impresión, la más común es la que concibe la prueba ilícita como aquella que se ha obtenido o practicado en violación de derechos fundamentales.</w:t>
      </w:r>
    </w:p>
  </w:comment>
  <w:comment w:author="Jordi Ferrer Beltran" w:id="96" w:date="2025-09-08T01:50:00Z">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Tienes que unificar la manera de citar la jurisprudencia. No en todos los países se hace igual, pero en el caso de la jurisprudencia española se cita por las iniciales del tribunal (STS, STC, etc.), el número de la sentencia/año, de X (día) del Y (mes). Y en el caso del TS, hay que citar la Sala.</w:t>
      </w:r>
    </w:p>
  </w:comment>
  <w:comment w:author="Jordi Ferrer Beltran" w:id="46" w:date="2025-08-31T03:04:00Z">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un epígrafe anterior quisiste distinguir las prohibiciones probatorias de a prueba ilícita, pero ahora las unes de nuevo, porque estos casos de declaración obtenida bajo tortura, etc., son casos en que se violan derechos fundamentales para la obtención de una prueba. No me parecen buenos ejemplos.</w:t>
      </w:r>
    </w:p>
  </w:comment>
  <w:comment w:author="Jordi Ferrer Beltran" w:id="71" w:date="2025-09-08T00:33:00Z">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nota 121 sería mejor citar literalmente los artículos. Y si ya son citas literales, deberías ponerle comillas.</w:t>
      </w:r>
    </w:p>
  </w:comment>
  <w:comment w:author="Jordi Ferrer Beltran" w:id="95" w:date="2025-09-08T01:45:00Z">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normas procedimentales no son procesales?</w:t>
      </w:r>
    </w:p>
  </w:comment>
  <w:comment w:author="Jordi Ferrer Beltran" w:id="112" w:date="2025-09-08T03:01:00Z">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policía no puede obligar a testificar a nadie</w:t>
      </w:r>
    </w:p>
  </w:comment>
  <w:comment w:author="Jordi Ferrer Beltran" w:id="82" w:date="2025-09-08T01:10:00Z">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Cuidado, porque los derechos fundamentales suelen estar protegidos por normas penales, que prohíben los malos tratos, las coacciones, etc.</w:t>
      </w:r>
    </w:p>
  </w:comment>
  <w:comment w:author="Jordi Ferrer Beltran" w:id="113" w:date="2025-09-08T03:09:00Z">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lo veo. Una cosa es que el legislador no quiera que se revelen los secretos de estado y otra que eso signifique que el legislador entiende que no es sustancial aportar prueba sobre esos hechos. Puede suceder que para un determinado caso fuera absolutamente sustancial aportar la prueba, pero a pesar de ello, para proteger otros valores, se está dispuesto a prescindir de ella.</w:t>
      </w:r>
    </w:p>
  </w:comment>
  <w:comment w:author="Jordi Ferrer Beltran" w:id="79" w:date="2025-09-08T00:44:00Z">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o tienes que justificar, porque no diste hasta ahora argumentos a favor de esta tesis.</w:t>
      </w:r>
    </w:p>
  </w:comment>
  <w:comment w:author="Jordi Ferrer Beltran" w:id="54" w:date="2025-09-02T03:03:00Z">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Esos dos párrafos sobre los acuerdos probatorios parecen un modo muy superficial de tratar el problema de los acuerdos, que es muy complejo. Si lo que quieres es decir que la confesión obtenida mediante coerción, etc., también debe ser rechazada cuando sea la base de un acuerdo probatorio, puedes decir eso en tres líneas.</w:t>
      </w:r>
    </w:p>
  </w:comment>
  <w:comment w:author="Jordi Ferrer Beltran" w:id="0" w:date="2025-08-28T02:39:00Z">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Jordi Ferrer Beltran" w:id="21" w:date="2025-08-30T05:09:00Z">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deberías mencionar algunos, aunque sea en nota.</w:t>
      </w:r>
    </w:p>
  </w:comment>
  <w:comment w:author="Jordi Ferrer Beltran" w:id="76" w:date="2025-09-08T00:40:00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Ídem que el anterior.</w:t>
      </w:r>
    </w:p>
  </w:comment>
  <w:comment w:author="Jordi Ferrer Beltran" w:id="75" w:date="2025-09-08T00:38:00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Ídem que el anterior comentario</w:t>
      </w:r>
    </w:p>
  </w:comment>
  <w:comment w:author="Jordi Ferrer Beltran" w:id="103" w:date="2025-09-08T02:22:00Z">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que las prohibiciones probatorias no se aplican en el proceso judicial?</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párrafo en general no se entiende.</w:t>
      </w:r>
    </w:p>
  </w:comment>
  <w:comment w:author="Jordi Ferrer Beltran" w:id="59" w:date="2025-09-02T03:13:00Z">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entiende aquí a qué viene lo de la emergencia.</w:t>
      </w:r>
    </w:p>
  </w:comment>
  <w:comment w:author="Jordi Ferrer Beltran" w:id="92" w:date="2025-09-08T01:41:00Z">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necesariamente es violatorio de un derecho fundamental. En España puede hacerse con autorización judicial.</w:t>
      </w:r>
    </w:p>
  </w:comment>
  <w:comment w:author="Jordi Ferrer Beltran" w:id="63" w:date="2025-09-02T03:35:00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Tú misma has dicho en muchas ocasiones ya que la ilicitud puede producirse en la práctica de la prueba. Si es así, ello supone que no es condición necesaria que la ilicitud sea en la actividad de recabar la prueba.</w:t>
      </w:r>
    </w:p>
  </w:comment>
  <w:comment w:author="Jordi Ferrer Beltran" w:id="42" w:date="2025-09-02T03:19:00Z">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este epígrafe me parece bastante confuso y sin que quede claro hasta el final cuál es la relación con la prueba ilícita.</w:t>
      </w:r>
    </w:p>
  </w:comment>
  <w:comment w:author="Jordi Ferrer Beltran" w:id="12" w:date="2025-08-30T04:03:00Z">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se entiende</w:t>
      </w:r>
    </w:p>
  </w:comment>
  <w:comment w:author="Jordi Ferrer Beltran" w:id="99" w:date="2025-09-08T02:11:00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ilicitud siempre radica en la vulneración de una norma</w:t>
      </w:r>
    </w:p>
  </w:comment>
  <w:comment w:author="Jordi Ferrer Beltran" w:id="53" w:date="2025-09-02T02:57:00Z">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nota te remites a la página 9 de este trabajo, pero no entiendo la remisión ni veo que en la página 9 se diga nada respecto de este tema.</w:t>
      </w:r>
    </w:p>
  </w:comment>
  <w:comment w:author="Jordi Ferrer Beltran" w:id="83" w:date="2025-09-08T01:10:00Z">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es lo que se pondera?</w:t>
      </w:r>
    </w:p>
  </w:comment>
  <w:comment w:author="Jordi Ferrer Beltran" w:id="7" w:date="2025-08-29T05:00:00Z">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nota dices que el artículo 136 lo has revisado en una versión del código publicada en 1987. ¿Quieres decir que entró en vigor ese año? En todo caso, ¿has comprobado que siga estando vigente?</w:t>
      </w:r>
    </w:p>
  </w:comment>
  <w:comment w:author="Jordi Ferrer Beltran" w:id="101" w:date="2025-09-08T02:17:00Z">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nota 143 debe ser revisada: por un lado, no veo qué tiene que ver la relevancia con la prueba ilícita. Si una prueba no es relevante no tiene ningún sentido preguntarnos si es ilícita o no.</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otro lado, tu afirmación de que "la prueba ilícita no parece tener potencial epistémico" es rara. Supongo que te refieres a la doctrina de la exclusión de la prueba ilícita. Pero si te refieres a las pruebas ilícitas en sí mismas, es claro que sí pueden tener un potencial epistémico: una grabación telefónica ilícita puede dar información fiable y muy importante, por ejemplo, para conocer lo que pasó.</w:t>
      </w:r>
    </w:p>
  </w:comment>
  <w:comment w:author="Jordi Ferrer Beltran" w:id="77" w:date="2025-09-08T00:39:00Z">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romperse qué?</w:t>
      </w:r>
    </w:p>
  </w:comment>
  <w:comment w:author="Jordi Ferrer Beltran" w:id="2" w:date="2025-08-28T04:46:00Z">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buena parte del análisis que haces de la diversidad terminológica parece intuirse que piensas que hay una "verdadera" prueba ilícita o una verdadera "prohibición probatoria", etc. En este párrafo se ve claramente, porque afirmas que una vez esclarecido se podrá ver "de qué trata cada una de ellas".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cambio, si el lenguaje es convencional, no hay nada que descubrir ni una correcta o verdadera forma de usar un término. Lo más que puedes hacer es mostrar que hay un uso confundente de todos esos términos, porque unas veces se usan de un modo y otras de otro. Y, a partir de ahí, proponer una clarificación terminológica.</w:t>
      </w:r>
    </w:p>
  </w:comment>
  <w:comment w:author="Jordi Ferrer Beltran" w:id="90" w:date="2025-09-08T01:33:00Z">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Dicho así suena a contradicción:. O es una justificación o es una explicación.</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otro lado, como te dije páginas atrás, tendrías que decir algo más. No todo concepto más amplio es mejor.</w:t>
      </w:r>
    </w:p>
  </w:comment>
  <w:comment w:author="Jordi Ferrer Beltran" w:id="38" w:date="2025-08-31T02:45:00Z">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quieres decir con que eso es "en esencia"?</w:t>
      </w:r>
    </w:p>
  </w:comment>
  <w:comment w:author="Jordi Ferrer Beltran" w:id="25" w:date="2025-08-31T01:50:00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ídem que el comentario anterior</w:t>
      </w:r>
    </w:p>
  </w:comment>
  <w:comment w:author="Jordi Ferrer Beltran" w:id="30" w:date="2025-08-31T01:57:00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¿sólo obtenida o también practicada?</w:t>
      </w:r>
    </w:p>
  </w:comment>
  <w:comment w:author="Jordi Ferrer Beltran" w:id="35" w:date="2025-08-31T02:13:00Z">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de la distinción entre normas procesales y sustantivas no viene a cuento aquí: la tesis que estás analizando afirma que es prueba ilícita aquella obtenida o practicada en violación de cualquier norma jurídica; siendo así, de nada sirve ahora la distinción entre normas sustantivas y procesales, porque si se apuntara, por ejemplo, que la prueba ilícita es la que resulta de violación de normas procesales ya se estaría negando la tesis que ahora analizas.</w:t>
      </w:r>
    </w:p>
  </w:comment>
  <w:comment w:author="Jordi Ferrer Beltran" w:id="66" w:date="2025-09-08T00:17:00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redacción de este párrafo no se entiende.</w:t>
      </w:r>
    </w:p>
  </w:comment>
  <w:comment w:author="Jordi Ferrer Beltran" w:id="34" w:date="2025-08-31T02:07:00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entiendo bien esto:  tú misma señalas que se refiere a la constitución, las leyes, los reglamentos y otras disposiciones o principios de carácter general. ¿Dónde está el problema?</w:t>
      </w:r>
    </w:p>
  </w:comment>
  <w:comment w:author="Jordi Ferrer Beltran" w:id="85" w:date="2025-09-08T01:22:00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cualquier diversidad terminológica expresa un desacuerdo. Por eso, creo que es mejor hablar de divergencias</w:t>
      </w:r>
    </w:p>
  </w:comment>
  <w:comment w:author="Jordi Ferrer Beltran" w:id="57" w:date="2025-09-02T03:07:00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entiende.</w:t>
      </w:r>
    </w:p>
  </w:comment>
  <w:comment w:author="Jordi Ferrer Beltran" w:id="14" w:date="2025-08-30T04:37:00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se entiende.</w:t>
      </w:r>
    </w:p>
  </w:comment>
  <w:comment w:author="Jordi Ferrer Beltran" w:id="13" w:date="2025-08-30T04:35:00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la definición de prueba ilícita hace referencia, en esta primera perspectiva, a la prueba obtenida o practicada en violación de derechos fundamentales, no puedes afirmar que es la consecuencia de la violación de CUALQUIER norma constitucional.</w:t>
      </w:r>
    </w:p>
  </w:comment>
  <w:comment w:author="Jordi Ferrer Beltran" w:id="62" w:date="2025-09-02T03:26:00Z">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Dicho así es absurdo. Siempre que tenemos una prueba (ilícita o no) ha habido antes una actividad de recabarla. Las pruebas no surgen de la nada. Imagino que lo que quieres decir es que para que haya una prueba ilícita se tiene que haber producido una ilicitud en la actividad de obtenerla o de practicarla.</w:t>
      </w:r>
    </w:p>
  </w:comment>
  <w:comment w:author="Jordi Ferrer Beltran" w:id="87" w:date="2025-09-08T01:27:00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¡Cuidado!: de la manera en que has definido la prueba ilícita, esta incluye a las demás.</w:t>
      </w:r>
    </w:p>
  </w:comment>
  <w:comment w:author="Jordi Ferrer Beltran" w:id="68" w:date="2025-09-08T00:21:00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todo derecho fundamental es una garantía procesal</w:t>
      </w:r>
    </w:p>
  </w:comment>
  <w:comment w:author="Jordi Ferrer Beltran" w:id="24" w:date="2025-08-31T01:20:00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tu crítica es que no hay una teoría o un concepto de prueba ilícita que dé cuenta de todos esos usos diversos, creo que es una crítica infundada: la razón es que no tiene porqué ser tarea de una teoría dar cuenta de todo eso. Puede que lo que esté mal sea la diversidad de usos. Por ejemplo, cuando yo mismo defino lo que entiendo por "prueba" esa definición no da cuenta de los usos persuasivos, etc.</w:t>
      </w:r>
    </w:p>
  </w:comment>
  <w:comment w:author="Jordi Ferrer Beltran" w:id="104" w:date="2025-09-08T02:28:00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parece una afirmación banal: que las prohibiciones probatorias se formulan en enunciados que regulan conductas prohibidas. ¿Se puede establecer una prohibición (probatoria o no) en una norma que no sea prohibitiva?</w:t>
      </w:r>
    </w:p>
  </w:comment>
  <w:comment w:author="Jordi Ferrer Beltran" w:id="43" w:date="2025-08-31T02:52:00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se entiende</w:t>
      </w:r>
    </w:p>
  </w:comment>
  <w:comment w:author="Jordi Ferrer Beltran" w:id="69" w:date="2025-09-08T00:29:00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nota 120 te refieres a los autores que distinguen entre normas procesales y materiales, pero no aclaras si eso quiere decir que la prueba ilícita sería solo aquella que, por ejemplo, resulte de la violación de normas procesales. Si fuera así, esta sería una tercera concepción (que no se puede incluir dentro de la concepción de los que dicen que es prueba ilícita la que resulta de la violación de CUALQUIER norma jurídica).</w:t>
      </w:r>
    </w:p>
  </w:comment>
  <w:comment w:author="Jordi Ferrer Beltran" w:id="108" w:date="2025-09-08T02:48:00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Sería bueno que en la nota dieras ejemplos reales de estas prohibiciones.</w:t>
      </w:r>
    </w:p>
  </w:comment>
  <w:comment w:author="Jordi Ferrer Beltran" w:id="65" w:date="2025-09-02T03:39:00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tesis de que la prueba ilícita (violadora de derechos fundamentales) debe ser excluida la sostiene muchísima gente. ¿Por qué consideras a Asencio Mellado como el principal exponente?</w:t>
      </w:r>
    </w:p>
  </w:comment>
  <w:comment w:author="Jordi Ferrer Beltran" w:id="67" w:date="2025-09-08T00:18:00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es bastante raro y deberías argumentarlo bien. En principio, diría que el derecho a utilizar las pruebas pertinentes no dice nada sobre qué pasa si una prueba no es pertinente y mucho menos impone su exclusión.</w:t>
      </w:r>
    </w:p>
  </w:comment>
  <w:comment w:author="Jordi Ferrer Beltran" w:id="70" w:date="2025-09-08T00:30:00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de qué otra cosa podría ser el resultado?</w:t>
      </w:r>
    </w:p>
  </w:comment>
  <w:comment w:author="Jordi Ferrer Beltran" w:id="32" w:date="2025-08-31T01:59:00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¿sólo obtenida o también practicada?</w:t>
      </w:r>
    </w:p>
  </w:comment>
  <w:comment w:author="Jordi Ferrer Beltran" w:id="37" w:date="2025-08-31T02:43:00Z">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cuál te refieres?</w:t>
      </w:r>
    </w:p>
  </w:comment>
  <w:comment w:author="Jordi Ferrer Beltran" w:id="78" w:date="2025-09-08T00:42:00Z">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 que explicas en todos estos párrafos anteriores es redundante, porque ya lo has dicho varias veces en las páginas precedentes.</w:t>
      </w:r>
    </w:p>
  </w:comment>
  <w:comment w:author="Jordi Ferrer Beltran" w:id="31" w:date="2025-08-31T01:57:00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¿ley o norma?</w:t>
      </w:r>
    </w:p>
  </w:comment>
  <w:comment w:author="Jordi Ferrer Beltran" w:id="102" w:date="2025-09-08T02:20:00Z">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es el "control de la prueba ilícita"?</w:t>
      </w:r>
    </w:p>
  </w:comment>
  <w:comment w:author="Jordi Ferrer Beltran" w:id="9" w:date="2025-08-29T05:11:00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Claro, porque la propiedad es derecho fundamental</w:t>
      </w:r>
    </w:p>
  </w:comment>
  <w:comment w:author="Jordi Ferrer Beltran" w:id="48" w:date="2025-09-02T02:52:00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Aquí dices que las prohibiciones de utilización de pruebas son consecuencia de la violación de prohibiciones de producción, pero en los párrafos sucesivos dices que hay prohibiciones de utilización que son independientes y que no derivan de la violación de prohibiciones de producción.</w:t>
      </w:r>
    </w:p>
  </w:comment>
  <w:comment w:author="Jordi Ferrer Beltran" w:id="86" w:date="2025-09-08T01:26:00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 ilícita" e "ilicitud probatoria" son tan iguales que parece una banalidad lo que afirmas. Es como si dijeras que "coche rojo" es la mejor manera de llamar a la "rojez de un coche"</w:t>
      </w:r>
    </w:p>
  </w:comment>
  <w:comment w:author="Jordi Ferrer Beltran" w:id="80" w:date="2025-09-08T00:48:00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qué solo estas dos clases? Si la tesis es que la prueba es ilícita si en su obtención o práctica se violó cualquier norma del ordenamiento, entonces no solo son las que establecen derechos fundamentales o regulan la actividad probatoria.</w:t>
      </w:r>
    </w:p>
  </w:comment>
  <w:comment w:author="Jordi Ferrer Beltran" w:id="4" w:date="2025-08-29T04:30:00Z">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tipología es una clasificación de diversos tipos. Lo que tú quieres decir es que la doctrina alemana ha elaborado UNA tipología, según la cual habría prohibiciones probatorias de los siguientes tipos...</w:t>
      </w:r>
    </w:p>
  </w:comment>
  <w:comment w:author="Jordi Ferrer Beltran" w:id="97" w:date="2025-09-08T01:52:00Z">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"fuera de lugar" quiere decir prohibidas, claro que sí.</w:t>
      </w:r>
    </w:p>
  </w:comment>
  <w:comment w:author="Jordi Ferrer Beltran" w:id="61" w:date="2025-09-02T03:16:00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Insisto en que hace falta un ejemplo, porque todavía no entendí cuáles son estas prohibiciones.</w:t>
      </w:r>
    </w:p>
  </w:comment>
  <w:comment w:author="Jordi Ferrer Beltran" w:id="55" w:date="2025-09-02T03:05:00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parte del CEDH que citas en la nota reconoce el derecho del acusado a conocer de qué se le acusa, pero no se dice nada de los derechos que tiene como acusado.</w:t>
      </w:r>
    </w:p>
  </w:comment>
  <w:comment w:author="Jordi Ferrer Beltran" w:id="81" w:date="2025-09-08T01:07:00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todo caso no regulado constituye una laguna. Por ejemplo, el derecho español nada dice sobre el color de los calcetines que debemos llevar, pero eso nadie diría que es una laguna. Para lo que quieres decir, te basta con decir que la conducta no está regulada por reglas, sin mencionar el tema de la laguna.</w:t>
      </w:r>
    </w:p>
  </w:comment>
  <w:comment w:author="Jordi Ferrer Beltran" w:id="39" w:date="2025-08-31T02:47:00Z">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prueba sería ilícita si para obtenerla se violara una norma de tráfico, porque se fue en exceso de velocidad?</w:t>
      </w:r>
    </w:p>
  </w:comment>
  <w:comment w:author="Jordi Ferrer Beltran" w:id="45" w:date="2025-08-31T03:01:00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caso del artículo 417 de la LECrim parece más bien de este tipo, porque no dice que la prueba sea inadmisible (como el artículo mexicano) sino que no pueden ser obligados a declarar.</w:t>
      </w:r>
    </w:p>
  </w:comment>
  <w:comment w:author="Jordi Ferrer Beltran" w:id="51" w:date="2025-09-02T02:53:00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Quizás deberías dar un ejemplo, porque no se entiende bien qué son estas prohibiciones independientes.</w:t>
      </w:r>
    </w:p>
  </w:comment>
  <w:comment w:author="Jordi Ferrer Beltran" w:id="98" w:date="2025-09-08T01:53:00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se entiende</w:t>
      </w:r>
    </w:p>
  </w:comment>
  <w:comment w:author="Jordi Ferrer Beltran" w:id="106" w:date="2025-09-08T02:34:00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 señalado en amarillo en la nota es falso: no es necesario que se viole una prohibición probatoria para que haya una prueba ilícita. Esa es solo una de las causales de ilicitud posibles, como tú misma dices en la frase siguiente.</w:t>
      </w:r>
    </w:p>
  </w:comment>
  <w:comment w:author="Jordi Ferrer Beltran" w:id="5" w:date="2025-08-29T04:31:00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entiende</w:t>
      </w:r>
    </w:p>
  </w:comment>
  <w:comment w:author="Jordi Ferrer Beltran" w:id="33" w:date="2025-08-31T02:01:00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Citas aquí a Miranda Estrampes como si fuera defensor de esta tesis. Hasta donde conozco él siempre fue defensor de la tesis de que una prueba es ilícita si en su obtención o práctica se violaron derechos fundamentales.</w:t>
      </w:r>
    </w:p>
  </w:comment>
  <w:comment w:author="Jordi Ferrer Beltran" w:id="73" w:date="2025-09-08T00:35:00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Idem</w:t>
      </w:r>
    </w:p>
  </w:comment>
  <w:comment w:author="Jordi Ferrer Beltran" w:id="110" w:date="2025-09-08T03:00:00Z">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"Ahora bien" es una conectiva adversativa, que se usa cuando se ofrece un argumento contrario a lo dicho hasta ahora o un matiz, etc. Aquí no tiene ningún sentido.</w:t>
      </w:r>
    </w:p>
  </w:comment>
  <w:comment w:author="Jordi Ferrer Beltran" w:id="20" w:date="2025-08-30T05:06:00Z">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Aquí deberías citar la sentencia del TC en que se pronuncie así. No puedes atribuirle esto al TC y en la nota referirte a un autor y no al TC.</w:t>
      </w:r>
    </w:p>
  </w:comment>
  <w:comment w:author="Jordi Ferrer Beltran" w:id="40" w:date="2025-08-31T02:49:00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Cuando concretes el tipo de normas ya abandonarás la tesis que presentas en este punto y que dices sostener: esto es, que una prueba es ilícita si en su obtención o práctica se ha violado cualquier tipo de norma jurídica.</w:t>
      </w:r>
    </w:p>
  </w:comment>
  <w:comment w:author="Jordi Ferrer Beltran" w:id="15" w:date="2025-08-30T04:43:00Z">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argumento debería desarrollarse más. Si tu reconstrucción de lo que dice Picó i Junoy es adecuada, él caería en un non sequitur: de que el derecho fundamental a la prueba sólo incluya que se admitan las pruebas pertinentes, no se sigue no pueda admitirse otro tipo de pruebas. En ese caso, respecto de esas pruebas, no habría un derecho fundamental a que sean admitidas, pero eso no implica que haya un deber de que sean excluidas.</w:t>
      </w:r>
    </w:p>
  </w:comment>
  <w:comment w:author="Jordi Ferrer Beltran" w:id="1" w:date="2025-08-28T04:20:00Z">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se entiende</w:t>
      </w:r>
    </w:p>
  </w:comment>
  <w:comment w:author="Jordi Ferrer Beltran" w:id="17" w:date="2025-08-30T04:45:00Z">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habías mencionado el debido proceso antes</w:t>
      </w:r>
    </w:p>
  </w:comment>
  <w:comment w:author="Jordi Ferrer Beltran" w:id="60" w:date="2025-09-02T03:14:00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cita bibliográfica de la nota 113 parece inacabada.</w:t>
      </w:r>
    </w:p>
  </w:comment>
  <w:comment w:author="Jordi Ferrer Beltran" w:id="50" w:date="2025-09-02T02:49:00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Explícalo mejor, porque así no se entiende.</w:t>
      </w:r>
    </w:p>
  </w:comment>
  <w:comment w:author="Jordi Ferrer Beltran" w:id="109" w:date="2025-09-08T02:54:00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siempre es así. Por ejemplo, la prohibición de producir prueba sobre los antecedentes penales del imputado tiene una justificación epistémica: evitar que el conocimiento de que el imputado por violación ya fue condenado por otro delito sexual haga que la decisión sea sesgada, porque se asuma que, si cometió un delito antes, también habrá cometido este.</w:t>
      </w:r>
    </w:p>
  </w:comment>
  <w:comment w:author="Jordi Ferrer Beltran" w:id="64" w:date="2025-09-02T03:37:00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 explicado también que hay quien sostiene que es prueba ilícita la que se obtuvo o practicó en violación de normas constitucionales (aunque no sean derechos fundamentales). Esa sería una tercera posición que aquí no reflejas.</w:t>
      </w:r>
    </w:p>
  </w:comment>
  <w:comment w:author="Jordi Ferrer Beltran" w:id="11" w:date="2025-08-29T05:15:00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Eso es otra cosa: ya no es decir que no es viable la distinción sobre la base de si la norma violada es una que establece un derecho fundamental. Lo que ahora dices es que la doctrina a veces distingue esos términos con base en otros criterios, lo que puede mostrar que no hay un uso generalmente establecido de cada uno de ellos.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todo caso, deberías dar ejemplos de autores que definan esos términos de un modo distinto al de Miranda o Picó.</w:t>
      </w:r>
    </w:p>
  </w:comment>
  <w:comment w:author="Jordi Ferrer Beltran" w:id="100" w:date="2025-09-08T02:11:00Z">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doctrina es una regla?</w:t>
      </w:r>
    </w:p>
  </w:comment>
  <w:comment w:author="Jordi Ferrer Beltran" w:id="10" w:date="2025-08-29T05:13:00Z">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haya casos en los que no se haya seguido la distinción no quiere decir que la distinción no sea viable. Podemos hacer una distinción entre sillas y sillones en función de su estructura, por ejemplo. Y el hecho de que haya gente que los confunda o que no aplique bien la distinción no es una razón para decir que la distinción no es viable.</w:t>
      </w:r>
    </w:p>
  </w:comment>
  <w:comment w:author="Jordi Ferrer Beltran" w:id="91" w:date="2025-09-08T01:36:00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todos los principios en sentido estricto son relativos a derechos fundamentales.</w:t>
      </w:r>
    </w:p>
  </w:comment>
  <w:comment w:author="Jordi Ferrer Beltran" w:id="23" w:date="2025-08-31T01:18:00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se entiende bien.</w:t>
      </w:r>
    </w:p>
  </w:comment>
  <w:comment w:author="Jordi Ferrer Beltran" w:id="16" w:date="2025-08-30T04:39:00Z">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has mostrado el problema.</w:t>
      </w:r>
    </w:p>
  </w:comment>
  <w:comment w:author="Jordi Ferrer Beltran" w:id="28" w:date="2025-08-31T01:53:00Z">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norma de competencia, por ejemplo, la norma constitucional que atribuye potestad al Parlamento para legislar, no atribuye ningún derecho fundamental. Tampoco la norma constitucional que otorga inmunidad al rey, por ejemplo.</w:t>
      </w:r>
    </w:p>
  </w:comment>
  <w:comment w:author="Jordi Ferrer Beltran" w:id="72" w:date="2025-09-08T00:34:00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de qué otra cosa va a ser?</w:t>
      </w:r>
    </w:p>
  </w:comment>
  <w:comment w:author="Jordi Ferrer Beltran" w:id="52" w:date="2025-09-02T02:50:00Z">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¿anticipado?</w:t>
      </w:r>
    </w:p>
  </w:comment>
  <w:comment w:author="Jordi Ferrer Beltran" w:id="56" w:date="2025-09-02T03:06:00Z">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Estás hablando todo el tiempo en este epígrafe de la normativa y la doctrina alemana, así que queda muy raro que digas "en Alemania, por ejemplo".</w:t>
      </w:r>
    </w:p>
  </w:comment>
  <w:comment w:author="Jordi Ferrer Beltran" w:id="84" w:date="2025-09-08T01:18:00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Tú habías distinguido tres supuestos: 1) está prohibido por la regla; 2) no hay regla, pero lo prohíbe un principio; y 3) hay una regla que permite la acción, pero un principio que la prohíbe.</w:t>
      </w:r>
    </w:p>
  </w:comment>
  <w:comment w:author="Jordi Ferrer Beltran" w:id="89" w:date="2025-09-08T01:32:00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entiendes por sistemático aquí? ¿es distinto de pragmático?</w:t>
      </w:r>
    </w:p>
  </w:comment>
  <w:comment w:author="Jordi Ferrer Beltran" w:id="3" w:date="2025-08-28T04:48:00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criterio propio" quiere decir "en mi opinión"? Si es así, mejor decirlo de ese modo, porque "en criterio propio" no se usa en España y no se entiende.</w:t>
      </w:r>
    </w:p>
  </w:comment>
  <w:comment w:author="Jordi Ferrer Beltran" w:id="6" w:date="2025-08-29T04:32:00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es "de este modo", porque no lo has dicho ni se infiere de lo anterior. Puedes poner un "además" o un "por otro lado"...</w:t>
      </w:r>
    </w:p>
  </w:comment>
  <w:comment w:author="Jordi Ferrer Beltran" w:id="93" w:date="2025-09-08T01:43:00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¿Cuál sería un ejemplo de violación del debido proceso en la obtención de una prueba que no implique la violación de un derecho fundamental?</w:t>
      </w:r>
    </w:p>
  </w:comment>
  <w:comment w:author="Jordi Ferrer Beltran" w:id="58" w:date="2025-09-02T03:11:00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esto no da la impresión de ser un texto bien articulado. Son como ideas sueltas y deslabazadas. Me parece prescindible.</w:t>
      </w:r>
    </w:p>
  </w:comment>
  <w:comment w:author="Jordi Ferrer Beltran" w:id="111" w:date="2025-09-08T03:05:0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cosa es que no puedan ser obligados a declarar y otra que si declaran voluntariamente la prueba esté prohibida. La literalidad del artículo 417 LECrim no me parece que exprese una prohibición probatoria. Por ello, tampoco me parece que si el testigo declara, la prueba sea ilícita.</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Piensa, por ejemplo, en el cónyuge, que tampoco puede ser obligado a declarar contra su esposo/a, pero si lo hace voluntariamente no es ilícito.</w:t>
      </w:r>
    </w:p>
  </w:comment>
  <w:comment w:author="Jordi Ferrer Beltran" w:id="36" w:date="2025-08-31T02:16:00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Aquí hay un problema: Dices que sostienes que la prueba es ilícita si resulta de la violación de normas jurídicas en general (yo diría más bien "de cualquier norma jurídica"), pero luego dices que entiendes por estas los derechos fundamentales, las prohibiciones probatorias y las garantías procesales. El problema es que hay muchas normas jurídicas que no son de esos tres tipos, de forma que ya no es claro si la prueba ilícita resulta de la violación de cualquier norma jurídica o solo de estos tres tipos de normas.</w:t>
      </w:r>
    </w:p>
  </w:comment>
  <w:comment w:author="Jordi Ferrer Beltran" w:id="94" w:date="2025-09-08T01:44:00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Algunas normas procesales son también constitucionales. Es decir, "normas constitucionales" y "normas procesales" no son categorías excluyentes.</w:t>
      </w:r>
    </w:p>
  </w:comment>
  <w:comment w:author="Jordi Ferrer Beltran" w:id="22" w:date="2025-08-30T05:10:00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párrafo no se entiende</w:t>
      </w:r>
    </w:p>
  </w:comment>
  <w:comment w:author="Jordi Ferrer Beltran" w:id="41" w:date="2025-08-31T02:50:00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más jurisprudencia que cites o doctrina que encuentres, lo que sostiene una teoría son los argumentos.</w:t>
      </w:r>
    </w:p>
  </w:comment>
  <w:comment w:author="Jordi Ferrer Beltran" w:id="26" w:date="2025-08-31T01:50:00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se entiende</w:t>
      </w:r>
    </w:p>
  </w:comment>
  <w:comment w:author="Jordi Ferrer Beltran" w:id="47" w:date="2025-09-02T02:46:00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es raro. ¿Estás diciendo que la fundamentación teórica es fuente del derecho?</w:t>
      </w:r>
    </w:p>
  </w:comment>
  <w:comment w:author="Jordi Ferrer Beltran" w:id="49" w:date="2025-09-02T02:47:00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no se entiende</w:t>
      </w:r>
    </w:p>
  </w:comment>
  <w:comment w:author="Jordi Ferrer Beltran" w:id="74" w:date="2025-09-08T00:38:00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entiendo esta distinción entre lo normativo y lo político. En mi opinión, estamos aquí siempre ante un discurso normativo, que nos dice cómo deben regularse las consecuencias de la prueba ilícita.</w:t>
      </w:r>
    </w:p>
  </w:comment>
  <w:comment w:author="Jordi Ferrer Beltran" w:id="18" w:date="2025-08-30T04:50:0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 no diría que lo que sigue es un análisis jurisprudencial, porque das cuenta de una sola sentencia. Más bien podrías decir que la STC 114/1984 es un ejemplo. Además, dado que hay muchísima jurisprudencia sobre prueba ilícita, no estaría mal que cites algunas más.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B6" w15:done="0"/>
  <w15:commentEx w15:paraId="000003B7" w15:done="0"/>
  <w15:commentEx w15:paraId="000003B8" w15:done="0"/>
  <w15:commentEx w15:paraId="000003B9" w15:done="0"/>
  <w15:commentEx w15:paraId="000003BA" w15:done="0"/>
  <w15:commentEx w15:paraId="000003BB" w15:done="0"/>
  <w15:commentEx w15:paraId="000003BD" w15:done="0"/>
  <w15:commentEx w15:paraId="000003BE" w15:done="0"/>
  <w15:commentEx w15:paraId="000003BF" w15:done="0"/>
  <w15:commentEx w15:paraId="000003C0" w15:done="0"/>
  <w15:commentEx w15:paraId="000003C1" w15:done="0"/>
  <w15:commentEx w15:paraId="000003C2" w15:done="0"/>
  <w15:commentEx w15:paraId="000003C3" w15:done="0"/>
  <w15:commentEx w15:paraId="000003C4" w15:done="0"/>
  <w15:commentEx w15:paraId="000003C5" w15:done="0"/>
  <w15:commentEx w15:paraId="000003C6" w15:done="0"/>
  <w15:commentEx w15:paraId="000003C7" w15:done="0"/>
  <w15:commentEx w15:paraId="000003C8" w15:done="0"/>
  <w15:commentEx w15:paraId="000003C9" w15:done="0"/>
  <w15:commentEx w15:paraId="000003CA" w15:done="0"/>
  <w15:commentEx w15:paraId="000003CB" w15:done="0"/>
  <w15:commentEx w15:paraId="000003CD" w15:done="0"/>
  <w15:commentEx w15:paraId="000003CE" w15:done="0"/>
  <w15:commentEx w15:paraId="000003CF" w15:done="0"/>
  <w15:commentEx w15:paraId="000003D0" w15:done="0"/>
  <w15:commentEx w15:paraId="000003D1" w15:done="0"/>
  <w15:commentEx w15:paraId="000003D2" w15:done="0"/>
  <w15:commentEx w15:paraId="000003D3" w15:done="0"/>
  <w15:commentEx w15:paraId="000003D4" w15:done="0"/>
  <w15:commentEx w15:paraId="000003D5" w15:done="0"/>
  <w15:commentEx w15:paraId="000003D6" w15:done="0"/>
  <w15:commentEx w15:paraId="000003D8" w15:done="0"/>
  <w15:commentEx w15:paraId="000003D9" w15:done="0"/>
  <w15:commentEx w15:paraId="000003DB" w15:done="0"/>
  <w15:commentEx w15:paraId="000003DD" w15:done="0"/>
  <w15:commentEx w15:paraId="000003DE" w15:done="0"/>
  <w15:commentEx w15:paraId="000003DF" w15:done="0"/>
  <w15:commentEx w15:paraId="000003E0" w15:done="0"/>
  <w15:commentEx w15:paraId="000003E1" w15:done="0"/>
  <w15:commentEx w15:paraId="000003E2" w15:done="0"/>
  <w15:commentEx w15:paraId="000003E3" w15:done="0"/>
  <w15:commentEx w15:paraId="000003E4" w15:done="0"/>
  <w15:commentEx w15:paraId="000003E5" w15:done="0"/>
  <w15:commentEx w15:paraId="000003E6" w15:done="0"/>
  <w15:commentEx w15:paraId="000003E7" w15:done="0"/>
  <w15:commentEx w15:paraId="000003E8" w15:done="0"/>
  <w15:commentEx w15:paraId="000003E9" w15:done="0"/>
  <w15:commentEx w15:paraId="000003EA" w15:done="0"/>
  <w15:commentEx w15:paraId="000003EB" w15:done="0"/>
  <w15:commentEx w15:paraId="000003EC" w15:done="0"/>
  <w15:commentEx w15:paraId="000003ED" w15:done="0"/>
  <w15:commentEx w15:paraId="000003EE" w15:done="0"/>
  <w15:commentEx w15:paraId="000003EF" w15:done="0"/>
  <w15:commentEx w15:paraId="000003F0" w15:done="0"/>
  <w15:commentEx w15:paraId="000003F1" w15:done="0"/>
  <w15:commentEx w15:paraId="000003F2" w15:done="0"/>
  <w15:commentEx w15:paraId="000003F3" w15:done="0"/>
  <w15:commentEx w15:paraId="000003F4" w15:done="0"/>
  <w15:commentEx w15:paraId="000003F5" w15:done="0"/>
  <w15:commentEx w15:paraId="000003F6" w15:done="0"/>
  <w15:commentEx w15:paraId="000003F7" w15:done="0"/>
  <w15:commentEx w15:paraId="000003F8" w15:done="0"/>
  <w15:commentEx w15:paraId="000003F9" w15:done="0"/>
  <w15:commentEx w15:paraId="000003FA" w15:done="0"/>
  <w15:commentEx w15:paraId="000003FB" w15:done="0"/>
  <w15:commentEx w15:paraId="000003FC" w15:done="0"/>
  <w15:commentEx w15:paraId="000003FD" w15:done="0"/>
  <w15:commentEx w15:paraId="000003FE" w15:done="0"/>
  <w15:commentEx w15:paraId="000003FF" w15:done="0"/>
  <w15:commentEx w15:paraId="00000400" w15:done="0"/>
  <w15:commentEx w15:paraId="00000401" w15:done="0"/>
  <w15:commentEx w15:paraId="00000402" w15:done="0"/>
  <w15:commentEx w15:paraId="00000403" w15:done="0"/>
  <w15:commentEx w15:paraId="00000404" w15:done="0"/>
  <w15:commentEx w15:paraId="00000405" w15:done="0"/>
  <w15:commentEx w15:paraId="00000406" w15:done="0"/>
  <w15:commentEx w15:paraId="00000407" w15:done="0"/>
  <w15:commentEx w15:paraId="00000408" w15:done="0"/>
  <w15:commentEx w15:paraId="00000409" w15:done="0"/>
  <w15:commentEx w15:paraId="0000040A" w15:done="0"/>
  <w15:commentEx w15:paraId="0000040B" w15:done="0"/>
  <w15:commentEx w15:paraId="0000040C" w15:done="0"/>
  <w15:commentEx w15:paraId="0000040D" w15:done="0"/>
  <w15:commentEx w15:paraId="0000040E" w15:done="0"/>
  <w15:commentEx w15:paraId="0000040F" w15:done="0"/>
  <w15:commentEx w15:paraId="00000410" w15:done="0"/>
  <w15:commentEx w15:paraId="00000411" w15:done="0"/>
  <w15:commentEx w15:paraId="00000412" w15:done="0"/>
  <w15:commentEx w15:paraId="00000414" w15:done="0"/>
  <w15:commentEx w15:paraId="00000415" w15:done="0"/>
  <w15:commentEx w15:paraId="00000416" w15:done="0"/>
  <w15:commentEx w15:paraId="00000417" w15:done="0"/>
  <w15:commentEx w15:paraId="00000418" w15:done="0"/>
  <w15:commentEx w15:paraId="00000419" w15:done="0"/>
  <w15:commentEx w15:paraId="0000041A" w15:done="0"/>
  <w15:commentEx w15:paraId="0000041B" w15:done="0"/>
  <w15:commentEx w15:paraId="0000041C" w15:done="0"/>
  <w15:commentEx w15:paraId="0000041D" w15:done="0"/>
  <w15:commentEx w15:paraId="0000041E" w15:done="0"/>
  <w15:commentEx w15:paraId="0000041F" w15:done="0"/>
  <w15:commentEx w15:paraId="00000420" w15:done="0"/>
  <w15:commentEx w15:paraId="00000421" w15:done="0"/>
  <w15:commentEx w15:paraId="00000422" w15:done="0"/>
  <w15:commentEx w15:paraId="00000423" w15:done="0"/>
  <w15:commentEx w15:paraId="00000425" w15:done="0"/>
  <w15:commentEx w15:paraId="00000426" w15:done="0"/>
  <w15:commentEx w15:paraId="00000427" w15:done="0"/>
  <w15:commentEx w15:paraId="00000428" w15:done="0"/>
  <w15:commentEx w15:paraId="00000429" w15:done="0"/>
  <w15:commentEx w15:paraId="0000042A" w15:done="0"/>
  <w15:commentEx w15:paraId="0000042B" w15:done="0"/>
  <w15:commentEx w15:paraId="0000042C" w15:done="0"/>
  <w15:commentEx w15:paraId="0000042D" w15:done="0"/>
  <w15:commentEx w15:paraId="0000042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Pueden verse, por todos,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1996: 290;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Passanante, 2017: 63; Peláez Hernández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379.</w:t>
      </w:r>
    </w:p>
  </w:footnote>
  <w:footnote w:id="1">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Pueden verse, por todos,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Guariglia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2005: 76;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 1997: 51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Armenta Deu, 2007: 2; Nieva Fenoll, 2017: 5.</w:t>
      </w:r>
      <w:r w:rsidDel="00000000" w:rsidR="00000000" w:rsidRPr="00000000">
        <w:rPr>
          <w:rtl w:val="0"/>
        </w:rPr>
      </w:r>
    </w:p>
  </w:footnote>
  <w:footnote w:id="2">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Algunos ejemplos de jurisprudencia se pueden ubicar en Estados Unidos con los siguientes pronunciamientos: Weeks v.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United States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232 U.S. 383 (1914)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Mapp v. Ohio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367 U.S. 643 (1961); y en España: STC 114/1984, STS 9350/ 1991 de 16 de diciembre, STS 817/2012 de 23 de octubre, STS 3170/2016 de 5 de julio, y STS 2286/2018 de 14 de junio. </w:t>
      </w:r>
    </w:p>
  </w:footnote>
  <w:footnote w:id="3">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 aborda el problema terminológico y el de los sentidos que doctrinalmente se le adscriben en apartados diferentes como una manera de dar cuenta de estos con sus propias peculiaridades, pero ello no significa que sean cuestiones excluyentes.</w:t>
      </w:r>
    </w:p>
  </w:footnote>
  <w:footnote w:id="4">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Las referencias a las ilicitudes probatorias con respecto a la prueba ilícita, la prohibida, la irregular, etc., se hacen desde una perspectiva de la relación género – especie. Las “ilicitudes probatorias” (género) comprenden a gran parte de esas expresiones que denotan una prueba resultante de quebrantamiento de normas del ordenamiento jurídico en general; mientras que cada expresión en particular enuncia la especie, así como la manera en que se define o categoriza.</w:t>
      </w:r>
    </w:p>
  </w:footnote>
  <w:footnote w:id="5">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1903: 26;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Roxin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Tiedemann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2000: 140-143;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López Barja de Quiroga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1989: 82-83;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Gómez Colomer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 107.</w:t>
      </w:r>
    </w:p>
  </w:footnote>
  <w:footnote w:id="6">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2019: 13;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Armenta Deu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11;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Peláez Hernández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15;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Alday López-Cabello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2020: 15; solo por citar algunos.</w:t>
      </w:r>
    </w:p>
  </w:footnote>
  <w:footnote w:id="7">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2013: 61;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1996: 290.</w:t>
      </w:r>
    </w:p>
  </w:footnote>
  <w:footnote w:id="8">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Huertas Martín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1999: 132-133;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Fidalgo Gallardo, 2003: 38.</w:t>
      </w:r>
      <w:r w:rsidDel="00000000" w:rsidR="00000000" w:rsidRPr="00000000">
        <w:rPr>
          <w:rtl w:val="0"/>
        </w:rPr>
      </w:r>
    </w:p>
  </w:footnote>
  <w:footnote w:id="9">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Capelletti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1972: 137;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Jequier Lehuedé</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5;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Fernández Entralgo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1180.</w:t>
      </w:r>
    </w:p>
  </w:footnote>
  <w:footnote w:id="10">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Allena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1989: 506,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Merkel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2022: 47 y ss.</w:t>
      </w:r>
    </w:p>
  </w:footnote>
  <w:footnote w:id="11">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Bernal Cuellar,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1990: 396-397.</w:t>
      </w:r>
    </w:p>
  </w:footnote>
  <w:footnote w:id="12">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Eusamio Mazagatos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Sánchez Rubio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2016: 69.</w:t>
      </w:r>
    </w:p>
  </w:footnote>
  <w:footnote w:id="13">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71;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37-38;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Ruiz Vadillo, 1993: 131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Ortells Ramos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130.</w:t>
      </w:r>
    </w:p>
  </w:footnote>
  <w:footnote w:id="14">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Peláez Hernández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68;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González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2005: 189;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Monsalve Correa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362;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Méndez Díaz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2013: 76.</w:t>
      </w:r>
    </w:p>
  </w:footnote>
  <w:footnote w:id="15">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abordaje de la cuestión terminológica puede parecer innecesari</w:t>
      </w:r>
      <w:sdt>
        <w:sdtPr>
          <w:id w:val="-1676027414"/>
          <w:tag w:val="goog_rdk_728"/>
        </w:sdtPr>
        <w:sdtContent>
          <w:ins w:author="Jordi Ferrer Beltran" w:id="379" w:date="2025-08-28T02:49: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w:t>
            </w:r>
          </w:ins>
        </w:sdtContent>
      </w:sdt>
      <w:sdt>
        <w:sdtPr>
          <w:id w:val="-1657858210"/>
          <w:tag w:val="goog_rdk_729"/>
        </w:sdtPr>
        <w:sdtContent>
          <w:del w:author="Jordi Ferrer Beltran" w:id="379" w:date="2025-08-28T02:49: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a</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máxime cuando en el presente capítulo se desarrolla el estudio del concepto de prueba ilícita. Sin embargo, en criterio propio, resulta imprescindible como punto de partida para: a) presentar de forma general cuáles son todos los términos o expresiones que se usan en la doctrina o en la jurisprudencia para referirse a las ilicitudes probatorias (y así verificar el panorama existente en ese sentido) y; b) asumir postura en cuanto a la expresión o término más adecuado para denominar a las ilicitudes probatorias. Una vez aclaradas estas cuestiones se avanza en el análisis conceptual.</w:t>
      </w:r>
      <w:r w:rsidDel="00000000" w:rsidR="00000000" w:rsidRPr="00000000">
        <w:rPr>
          <w:rtl w:val="0"/>
        </w:rPr>
      </w:r>
    </w:p>
  </w:footnote>
  <w:footnote w:id="16">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 1903: 88.</w:t>
      </w:r>
    </w:p>
  </w:footnote>
  <w:footnote w:id="17">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 1903: 102.</w:t>
      </w:r>
    </w:p>
  </w:footnote>
  <w:footnote w:id="18">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Gimeno Sendra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Moreno Catena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Cortés Domínguez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384-386, de los mismos autores 2010: 416. Otros autores que comparten dicha terminología son: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Silva Melero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1963: 68;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López Barja de Quiroga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1989: 80-84;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Campos Cantú</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55 y ss.</w:t>
      </w:r>
    </w:p>
  </w:footnote>
  <w:footnote w:id="19">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Sentencias 128/1993 y 129/1993 del 19 de abril, Sala de lo penal</w:t>
      </w:r>
      <w:sdt>
        <w:sdtPr>
          <w:id w:val="-885060841"/>
          <w:tag w:val="goog_rdk_730"/>
        </w:sdtPr>
        <w:sdtContent>
          <w:del w:author="Jordi Ferrer Beltran" w:id="380" w:date="2025-08-28T03:19: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del Tribunal Supremo de España. </w:t>
      </w:r>
    </w:p>
  </w:footnote>
  <w:footnote w:id="20">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128/1993 y 129/1993 del 19 de abril</w:t>
      </w:r>
      <w:sdt>
        <w:sdtPr>
          <w:id w:val="362630572"/>
          <w:tag w:val="goog_rdk_731"/>
        </w:sdtPr>
        <w:sdtContent>
          <w:del w:author="Jordi Ferrer Beltran" w:id="381" w:date="2025-08-28T03:19: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del Tribunal Supremo de España.</w:t>
      </w:r>
    </w:p>
  </w:footnote>
  <w:footnote w:id="21">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290</w:t>
      </w:r>
      <w:sdt>
        <w:sdtPr>
          <w:id w:val="6341605"/>
          <w:tag w:val="goog_rdk_732"/>
        </w:sdtPr>
        <w:sdtContent>
          <w:ins w:author="Jordi Ferrer Beltran" w:id="382" w:date="2025-08-28T04:21: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ins>
        </w:sdtContent>
      </w:sdt>
      <w:sdt>
        <w:sdtPr>
          <w:id w:val="-1962192825"/>
          <w:tag w:val="goog_rdk_733"/>
        </w:sdtPr>
        <w:sdtContent>
          <w:del w:author="Jordi Ferrer Beltran" w:id="382" w:date="2025-08-28T04:21: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1738904639"/>
          <w:tag w:val="goog_rdk_734"/>
        </w:sdtPr>
        <w:sdtContent>
          <w:ins w:author="Jordi Ferrer Beltran" w:id="383" w:date="2025-08-28T04:21: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w:t>
            </w:r>
          </w:ins>
        </w:sdtContent>
      </w:sdt>
      <w:sdt>
        <w:sdtPr>
          <w:id w:val="205241440"/>
          <w:tag w:val="goog_rdk_735"/>
        </w:sdtPr>
        <w:sdtContent>
          <w:del w:author="Jordi Ferrer Beltran" w:id="383" w:date="2025-08-28T04:21: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P</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osición que comparte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Rives Seva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2000: 221.</w:t>
      </w:r>
      <w:r w:rsidDel="00000000" w:rsidR="00000000" w:rsidRPr="00000000">
        <w:rPr>
          <w:rtl w:val="0"/>
        </w:rPr>
      </w:r>
    </w:p>
  </w:footnote>
  <w:footnote w:id="22">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Gómez Colomer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1985: 133.</w:t>
      </w:r>
    </w:p>
  </w:footnote>
  <w:footnote w:id="23">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 1903. Obra que desde el mismo título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Die beweisverbote als grenzen der Wahrheitserforschung im Strafprozess</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hace referencia a las prohibiciones probatorias en plural, como límite de la investigación de la verdad en los procesos penales, distinguiendo entre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prohibiciones de producción probatoria (de temas u objeto de prueba, de medios de prueba, de métodos de obtención de las pruebas) y prohibiciones de utilización de pruebas, entre las que se encuentra la prohibición de valoración de prueba.</w:t>
      </w:r>
    </w:p>
  </w:footnote>
  <w:footnote w:id="24">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Para un mayor abundamiento,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Infra, epígrafe 1.1.2.3, p. 31, donde se desarrolla en detalle el tema de las prohibiciones probatorias, aquí solo se trae a colación para hacer las distinciones correspondientes.</w:t>
      </w:r>
    </w:p>
  </w:footnote>
  <w:footnote w:id="25">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este momento del capítulo sólo se muestran de modo general las cuestiones más relevantes sobre la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prueba ilícita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los efectos de establecer la distinción con las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prohibiciones probatorias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6">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Passanante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150.</w:t>
      </w:r>
    </w:p>
  </w:footnote>
  <w:footnote w:id="27">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1903;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Roxin, 2008: 18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3-9;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Haller/Conzen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2001: 549;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Jäger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1999: 133.</w:t>
      </w:r>
    </w:p>
  </w:footnote>
  <w:footnote w:id="28">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Strafprozessordnung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Código de procedimiento penal alemán (StPO), versión publicada el 7 de abril de 1987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Bundesgesetzblatt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(Gaceta de Leyes Federales). </w:t>
      </w:r>
      <w:hyperlink r:id="rId1">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https://germanlawarchive.iuscomp.org/?p=754</w:t>
        </w:r>
      </w:hyperlink>
      <w:r w:rsidDel="00000000" w:rsidR="00000000" w:rsidRPr="00000000">
        <w:rPr>
          <w:rtl w:val="0"/>
        </w:rPr>
      </w:r>
    </w:p>
  </w:footnote>
  <w:footnote w:id="29">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Párrafo tercero del artículo 276 del Código procesal penal de Chile. Asimismo, en las normativas procesales de varios de los países de Latinoamérica se incorpora, de manera general, la regla de exclusión de pruebas obtenidas con vulneración de derechos y/o garantías fundamentales.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Código procesal penal de El Salvador, 2009, art. 175; Código procesal penal de Panamá, 2008, art. 17; Código procesal penal de Colombia, 2004, art. 23; Código procesal penal de República Dominicana, 2002, art. 26 y 166; Código orgánico integral penal de Ecuador, 2014, art. 454.6.</w:t>
      </w:r>
    </w:p>
  </w:footnote>
  <w:footnote w:id="30">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Posición compartida por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Ruiz Vadillo, 1993: 131</w:t>
      </w:r>
      <w:sdt>
        <w:sdtPr>
          <w:id w:val="1223568732"/>
          <w:tag w:val="goog_rdk_736"/>
        </w:sdtPr>
        <w:sdtContent>
          <w:ins w:author="Jordi Ferrer Beltran" w:id="384" w:date="2025-08-29T05:06:00Z">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w:t>
            </w:r>
          </w:ins>
          <w:sdt>
            <w:sdtPr>
              <w:id w:val="1807787498"/>
              <w:tag w:val="goog_rdk_737"/>
            </w:sdtPr>
            <w:sdtContent>
              <w:ins w:author="Jordi Ferrer Beltran" w:id="384" w:date="2025-08-29T05:0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Change w:author="Jordi Ferrer Beltran" w:id="385" w:date="2025-08-29T05:06:00Z">
                      <w:rPr>
                        <w:rFonts w:ascii="Times New Roman" w:cs="Times New Roman" w:eastAsia="Times New Roman" w:hAnsi="Times New Roman"/>
                        <w:b w:val="0"/>
                        <w:i w:val="0"/>
                        <w:smallCaps w:val="1"/>
                        <w:strike w:val="0"/>
                        <w:color w:val="000000"/>
                        <w:sz w:val="20"/>
                        <w:szCs w:val="20"/>
                        <w:u w:val="none"/>
                        <w:shd w:fill="auto" w:val="clear"/>
                        <w:vertAlign w:val="baseline"/>
                      </w:rPr>
                    </w:rPrChange>
                  </w:rPr>
                  <w:t xml:space="preserve">y</w:t>
                </w:r>
              </w:ins>
            </w:sdtContent>
          </w:sdt>
          <w:ins w:author="Jordi Ferrer Beltran" w:id="384" w:date="2025-08-29T05:06:00Z"/>
        </w:sdtContent>
      </w:sdt>
      <w:sdt>
        <w:sdtPr>
          <w:id w:val="1375133028"/>
          <w:tag w:val="goog_rdk_738"/>
        </w:sdtPr>
        <w:sdtContent>
          <w:del w:author="Jordi Ferrer Beltran" w:id="384" w:date="2025-08-29T05:06:00Z">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1997: 158. </w:t>
      </w:r>
      <w:r w:rsidDel="00000000" w:rsidR="00000000" w:rsidRPr="00000000">
        <w:rPr>
          <w:rtl w:val="0"/>
        </w:rPr>
      </w:r>
    </w:p>
  </w:footnote>
  <w:footnote w:id="31">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 2013: 61 (2018: 47)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32">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Sobre el tema de las consecuencias jurídicas versará el tercero de los capítulos de esta tesis, por lo que en este espacio solo se hace una breve referencia a la temática.</w:t>
      </w:r>
    </w:p>
  </w:footnote>
  <w:footnote w:id="33">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STS 1254/1995, de 4 de marzo. En el caso concreto, el Tribunal declara la ilicitud de la prueba en razón de haber sido obtenida a partir de una entrada y registro domiciliario sin previa autorización judicial.</w:t>
      </w:r>
    </w:p>
  </w:footnote>
  <w:footnote w:id="34">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290-291.</w:t>
      </w:r>
    </w:p>
  </w:footnote>
  <w:footnote w:id="35">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290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Huertas Martín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1999: 132-133;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Fidalgo Gallardo, 2003: 38; González García,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2005: 187. </w:t>
      </w:r>
    </w:p>
  </w:footnote>
  <w:footnote w:id="36">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Huertas Martín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1999: 132-133.</w:t>
      </w:r>
    </w:p>
  </w:footnote>
  <w:footnote w:id="37">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290 y ss.</w:t>
      </w:r>
    </w:p>
  </w:footnote>
  <w:footnote w:id="38">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Montón Redondo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1977: 175.</w:t>
      </w:r>
    </w:p>
  </w:footnote>
  <w:footnote w:id="39">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309.</w:t>
      </w:r>
    </w:p>
  </w:footnote>
  <w:footnote w:id="40">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310.</w:t>
      </w:r>
    </w:p>
  </w:footnote>
  <w:footnote w:id="41">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Código de procedimiento penal de Colombia. </w:t>
      </w:r>
      <w:r w:rsidDel="00000000" w:rsidR="00000000" w:rsidRPr="00000000">
        <w:rPr>
          <w:rFonts w:ascii="Times New Roman" w:cs="Times New Roman" w:eastAsia="Times New Roman" w:hAnsi="Times New Roman"/>
          <w:b w:val="0"/>
          <w:i w:val="0"/>
          <w:smallCaps w:val="0"/>
          <w:strike w:val="0"/>
          <w:color w:val="202124"/>
          <w:sz w:val="20"/>
          <w:szCs w:val="20"/>
          <w:highlight w:val="white"/>
          <w:u w:val="none"/>
          <w:vertAlign w:val="baseline"/>
          <w:rtl w:val="0"/>
        </w:rPr>
        <w:t xml:space="preserve">Ley 906 de 2004. Disponible: </w:t>
      </w:r>
      <w:hyperlink r:id="rId2">
        <w:r w:rsidDel="00000000" w:rsidR="00000000" w:rsidRPr="00000000">
          <w:rPr>
            <w:rFonts w:ascii="Times New Roman" w:cs="Times New Roman" w:eastAsia="Times New Roman" w:hAnsi="Times New Roman"/>
            <w:b w:val="0"/>
            <w:i w:val="0"/>
            <w:smallCaps w:val="0"/>
            <w:strike w:val="0"/>
            <w:color w:val="000000"/>
            <w:sz w:val="20"/>
            <w:szCs w:val="20"/>
            <w:highlight w:val="white"/>
            <w:u w:val="single"/>
            <w:vertAlign w:val="baseline"/>
            <w:rtl w:val="0"/>
          </w:rPr>
          <w:t xml:space="preserve">https://www.funcionpublica.gov.co/eva/gestornormativo/norma.php?i=14787</w:t>
        </w:r>
      </w:hyperlink>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w:t>
      </w:r>
      <w:r w:rsidDel="00000000" w:rsidR="00000000" w:rsidRPr="00000000">
        <w:rPr>
          <w:rtl w:val="0"/>
        </w:rPr>
      </w:r>
    </w:p>
  </w:footnote>
  <w:footnote w:id="42">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Párrafo tercero del artículo 276 del Código procesal penal de Chile (Código Procesal Penal, Ley no. 19.696). Disponible en: </w:t>
      </w:r>
      <w:hyperlink r:id="rId3">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www.bcn.cl/leychile/</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43">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STS 4452/2020, de 9 de diciembre del 2020. </w:t>
      </w:r>
    </w:p>
  </w:footnote>
  <w:footnote w:id="44">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Allena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1989: 506 y ss. Con mención expresa en la Sentencia 34/1973 de la Corte Constitucional italiana en un supuesto de interceptación de las comunicaciones.</w:t>
      </w:r>
    </w:p>
  </w:footnote>
  <w:footnote w:id="45">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Nuvolone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1966: 470. Posición que comparten otros autores como: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Ubertis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1975: 708;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Sainz de Robles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Albácar López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1983: 598. </w:t>
      </w:r>
    </w:p>
  </w:footnote>
  <w:footnote w:id="46">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Capelletti, 1963: 175.</w:t>
      </w:r>
      <w:r w:rsidDel="00000000" w:rsidR="00000000" w:rsidRPr="00000000">
        <w:rPr>
          <w:rtl w:val="0"/>
        </w:rPr>
      </w:r>
    </w:p>
  </w:footnote>
  <w:footnote w:id="47">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9350/1991, de 16 de diciembre, del Tribunal Supremo de España.</w:t>
      </w:r>
    </w:p>
  </w:footnote>
  <w:footnote w:id="48">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Merkel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2022: 87-90.</w:t>
      </w:r>
    </w:p>
  </w:footnote>
  <w:footnote w:id="49">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Eusamio Mazagatos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Sánchez Rubio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2016: 69.</w:t>
      </w:r>
    </w:p>
  </w:footnote>
  <w:footnote w:id="50">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Bernal Cuéllar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506-510.</w:t>
      </w:r>
    </w:p>
  </w:footnote>
  <w:footnote w:id="51">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los sistemas jurídicos</w:t>
      </w:r>
      <w:sdt>
        <w:sdtPr>
          <w:id w:val="1644764848"/>
          <w:tag w:val="goog_rdk_739"/>
        </w:sdtPr>
        <w:sdtContent>
          <w:ins w:author="Jordi Ferrer Beltran" w:id="386"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haré referencia,</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1716427129"/>
          <w:tag w:val="goog_rdk_740"/>
        </w:sdtPr>
        <w:sdtContent>
          <w:del w:author="Jordi Ferrer Beltran" w:id="387"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pueden mencionarse: </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por un lado, </w:t>
      </w:r>
      <w:sdt>
        <w:sdtPr>
          <w:id w:val="-1623295388"/>
          <w:tag w:val="goog_rdk_741"/>
        </w:sdtPr>
        <w:sdtContent>
          <w:ins w:author="Jordi Ferrer Beltran" w:id="388"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ins>
        </w:sdtContent>
      </w:sdt>
      <w:sdt>
        <w:sdtPr>
          <w:id w:val="-1700151018"/>
          <w:tag w:val="goog_rdk_742"/>
        </w:sdtPr>
        <w:sdtContent>
          <w:del w:author="Jordi Ferrer Beltran" w:id="388"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 estadounidense; por otro, en Europa, </w:t>
      </w:r>
      <w:sdt>
        <w:sdtPr>
          <w:id w:val="1418130657"/>
          <w:tag w:val="goog_rdk_743"/>
        </w:sdtPr>
        <w:sdtContent>
          <w:ins w:author="Jordi Ferrer Beltran" w:id="389"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w:t>
            </w:r>
          </w:ins>
        </w:sdtContent>
      </w:sdt>
      <w:sdt>
        <w:sdtPr>
          <w:id w:val="403943924"/>
          <w:tag w:val="goog_rdk_744"/>
        </w:sdtPr>
        <w:sdtContent>
          <w:del w:author="Jordi Ferrer Beltran" w:id="389"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w:t>
      </w:r>
      <w:sdt>
        <w:sdtPr>
          <w:id w:val="-310796403"/>
          <w:tag w:val="goog_rdk_745"/>
        </w:sdtPr>
        <w:sdtContent>
          <w:ins w:author="Jordi Ferrer Beltran" w:id="390"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os</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sistema</w:t>
      </w:r>
      <w:sdt>
        <w:sdtPr>
          <w:id w:val="-619193095"/>
          <w:tag w:val="goog_rdk_746"/>
        </w:sdtPr>
        <w:sdtContent>
          <w:ins w:author="Jordi Ferrer Beltran" w:id="391"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español, alemán, portugués y </w:t>
      </w:r>
      <w:sdt>
        <w:sdtPr>
          <w:id w:val="417970238"/>
          <w:tag w:val="goog_rdk_747"/>
        </w:sdtPr>
        <w:sdtContent>
          <w:ins w:author="Jordi Ferrer Beltran" w:id="392"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ins>
        </w:sdtContent>
      </w:sdt>
      <w:sdt>
        <w:sdtPr>
          <w:id w:val="1025632793"/>
          <w:tag w:val="goog_rdk_748"/>
        </w:sdtPr>
        <w:sdtContent>
          <w:del w:author="Jordi Ferrer Beltran" w:id="392"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 inglés; y, de América</w:t>
      </w:r>
      <w:sdt>
        <w:sdtPr>
          <w:id w:val="-1980903929"/>
          <w:tag w:val="goog_rdk_749"/>
        </w:sdtPr>
        <w:sdtContent>
          <w:ins w:author="Jordi Ferrer Beltran" w:id="393"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Latina</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255539898"/>
          <w:tag w:val="goog_rdk_750"/>
        </w:sdtPr>
        <w:sdtContent>
          <w:ins w:author="Jordi Ferrer Beltran" w:id="394" w:date="2025-08-30T04:1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Cuba, Chile, Colombia y México.</w:t>
      </w:r>
      <w:r w:rsidDel="00000000" w:rsidR="00000000" w:rsidRPr="00000000">
        <w:rPr>
          <w:rtl w:val="0"/>
        </w:rPr>
      </w:r>
    </w:p>
  </w:footnote>
  <w:footnote w:id="52">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Algunos ejemplos de la jurisprudencia estudiada: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Boyd v. United States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116 U.S. 616 (1886);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Weeks v. United States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232 U.S. 383 (1914);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Mapp v. Ohio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367 U.S. 643 (1961). De España, las siguientes: STC 114/1984, STS 2647/1990, STS 9350/1991 y STS 116/2017. Así como, las sentencias de los casos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Al’Khawaja and Tahery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 UK (2009), 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Seton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 UK (2016) del Tribunal Europeo de Derechos Humanos (en lo adelante TEDH).</w:t>
      </w:r>
    </w:p>
  </w:footnote>
  <w:footnote w:id="53">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Posición seguida, entre otros, por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37-38;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González Montes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31;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286;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Arozamena Laso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1999: 83;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Ramos Rubio, 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Diego Diez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2001: 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Parra Quijano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2002: 39;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38;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 Abellán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56-58;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133 (2018: 46 y ss.). </w:t>
      </w:r>
    </w:p>
  </w:footnote>
  <w:footnote w:id="54">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Häberle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1997: 71.</w:t>
      </w:r>
    </w:p>
  </w:footnote>
  <w:footnote w:id="55">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1500076777"/>
          <w:tag w:val="goog_rdk_751"/>
        </w:sdtPr>
        <w:sdtContent>
          <w:ins w:author="Jordi Ferrer Beltran" w:id="395" w:date="2025-08-30T04:30: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también </w:t>
            </w:r>
          </w:ins>
        </w:sdtContent>
      </w:sdt>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Martínez-Sicluna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1991: 49;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Monereo Pérez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101;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Pérez Luño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669.</w:t>
      </w:r>
      <w:r w:rsidDel="00000000" w:rsidR="00000000" w:rsidRPr="00000000">
        <w:rPr>
          <w:rtl w:val="0"/>
        </w:rPr>
      </w:r>
    </w:p>
  </w:footnote>
  <w:footnote w:id="56">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36.</w:t>
      </w:r>
    </w:p>
  </w:footnote>
  <w:footnote w:id="57">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114/1984, de 29 de noviembre, del Tribunal Constitucional de España.</w:t>
      </w:r>
    </w:p>
  </w:footnote>
  <w:footnote w:id="58">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Marca un antes y un después porque previo a que se dictara esta sentencia, la legislación española no t</w:t>
      </w:r>
      <w:sdt>
        <w:sdtPr>
          <w:id w:val="-1869203915"/>
          <w:tag w:val="goog_rdk_752"/>
        </w:sdtPr>
        <w:sdtContent>
          <w:ins w:author="Jordi Ferrer Beltran" w:id="396" w:date="2025-08-30T04:5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enía</w:t>
            </w:r>
          </w:ins>
        </w:sdtContent>
      </w:sdt>
      <w:sdt>
        <w:sdtPr>
          <w:id w:val="-609898814"/>
          <w:tag w:val="goog_rdk_753"/>
        </w:sdtPr>
        <w:sdtContent>
          <w:del w:author="Jordi Ferrer Beltran" w:id="396" w:date="2025-08-30T04:5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iene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establecida la prueba ilícita y sus efectos; después de dicha sentencia, se apr</w:t>
      </w:r>
      <w:sdt>
        <w:sdtPr>
          <w:id w:val="-1179427755"/>
          <w:tag w:val="goog_rdk_754"/>
        </w:sdtPr>
        <w:sdtContent>
          <w:del w:author="Jordi Ferrer Beltran" w:id="397" w:date="2025-08-30T04:5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u</w:delText>
            </w:r>
          </w:del>
        </w:sdtContent>
      </w:sdt>
      <w:sdt>
        <w:sdtPr>
          <w:id w:val="1861311057"/>
          <w:tag w:val="goog_rdk_755"/>
        </w:sdtPr>
        <w:sdtContent>
          <w:ins w:author="Jordi Ferrer Beltran" w:id="397" w:date="2025-08-30T04:5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obó</w:t>
            </w:r>
          </w:ins>
        </w:sdtContent>
      </w:sdt>
      <w:sdt>
        <w:sdtPr>
          <w:id w:val="1655950655"/>
          <w:tag w:val="goog_rdk_756"/>
        </w:sdtPr>
        <w:sdtContent>
          <w:del w:author="Jordi Ferrer Beltran" w:id="398" w:date="2025-08-30T04:5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eba</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artículo 11.1 de la LOPJ de España, que establece la regla de exclusión de las pruebas ilícitas.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21-22;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Fidalgo Gallardo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17-20. </w:t>
      </w:r>
      <w:r w:rsidDel="00000000" w:rsidR="00000000" w:rsidRPr="00000000">
        <w:rPr>
          <w:rtl w:val="0"/>
        </w:rPr>
      </w:r>
    </w:p>
  </w:footnote>
  <w:footnote w:id="59">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32804048"/>
          <w:tag w:val="goog_rdk_757"/>
        </w:sdtPr>
        <w:sdtContent>
          <w:ins w:author="Jordi Ferrer Beltran" w:id="399" w:date="2025-08-30T04:5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Entre otros muchos, vid. </w:t>
            </w:r>
          </w:ins>
        </w:sdtContent>
      </w:sdt>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 1985: 289; Pomarón Bagües, 1989: 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ss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Bandrés Sánchez-Cruzat, 1992: 395; Gálvez Muñoz, 2003: 74; Miranda Estrampes, 2013: 27. </w:t>
      </w:r>
      <w:r w:rsidDel="00000000" w:rsidR="00000000" w:rsidRPr="00000000">
        <w:rPr>
          <w:rtl w:val="0"/>
        </w:rPr>
      </w:r>
    </w:p>
  </w:footnote>
  <w:footnote w:id="60">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Entre esos otros pronunciamientos están: STC 107/1985 de 7 de octubre, Auto de la Sala 2da del Tribunal Supremo de 18 de junio de 1992 (“Caso Naseiro”), la STS 54/2015 de 16 de marzo, y la STS 116/2017 de 23 de febrero (Caso “Lista Falciani”).</w:t>
      </w:r>
    </w:p>
  </w:footnote>
  <w:footnote w:id="61">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Cruz Villalón, 1989: 35; Gálvez Muñoz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81-82</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w:t>
      </w:r>
      <w:r w:rsidDel="00000000" w:rsidR="00000000" w:rsidRPr="00000000">
        <w:rPr>
          <w:rtl w:val="0"/>
        </w:rPr>
      </w:r>
    </w:p>
  </w:footnote>
  <w:footnote w:id="62">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Gálvez Muñoz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81-82. Además, pone como ejemplo a los derechos subjetivos reconocidos en el Título I de la Constitución española. Para este punto de vista quedan fuera los principios rectores de la política social y económica previstos en el Capítulo III del propio texto.</w:t>
      </w:r>
    </w:p>
  </w:footnote>
  <w:footnote w:id="63">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Sobre el tema de los derechos fundamentales, existen autores que conciben una lista más o menos amplia de estos derechos, por ejemplo: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Gálvez Muñoz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señala que “deben incluirse todos los establecidos en el capítulo segundo del texto constitucional español, de artículo 14 al 38”.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Gálvez Muñoz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81-82. Mientras que, para otros, son derechos fundamentales los que se encuentran recogidos en la sección primera del capítulo segundo del título I de la propia Constitución de España (artículos 15 al 29), así como el principio de igualdad reconocido en el artículo 14 de la carta magna.</w:t>
      </w:r>
    </w:p>
  </w:footnote>
  <w:footnote w:id="64">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Peces-Barba,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1995: 469.</w:t>
      </w:r>
    </w:p>
  </w:footnote>
  <w:footnote w:id="65">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Cuestión diferente es la polémica sobre si es posible jerarquizar o no los derechos fundamentales, donde algunos autores entienden que sí hay derechos superiores a otros y para ello plantean el argumento de que son superiores porque funcionan como presupuesto básico para el mantenimiento de la democracia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Currie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1987: 43;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Stonecipher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17;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González Montes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1). Sin embargo, otra parte de la doctrina opina que no es posible jerarquizarlos en tanto son inherentes al ser humano, y no tendría sentido poner unos por encima de otros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Gálvez Muñoz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83).</w:t>
      </w:r>
    </w:p>
  </w:footnote>
  <w:footnote w:id="66">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Peces-Barba,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1995: 462. A la par que se valora como rasgos esenciales de los derechos fundamentales la tutela judicial y el respeto de su contenido esencial por el legislador, por tanto, son derechos fundamentales sólo los derechos que tengan esas características y estén reconocidos en el texto constitucional.</w:t>
      </w:r>
    </w:p>
  </w:footnote>
  <w:footnote w:id="67">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González-Cuellar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p. 337-339.</w:t>
      </w:r>
    </w:p>
  </w:footnote>
  <w:footnote w:id="68">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Díaz Cabiale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 Morales, 2001: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28.</w:t>
      </w:r>
    </w:p>
  </w:footnote>
  <w:footnote w:id="69">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Gálvez Muñoz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83.</w:t>
      </w:r>
    </w:p>
  </w:footnote>
  <w:footnote w:id="70">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Para profundizar en </w:t>
      </w:r>
      <w:sdt>
        <w:sdtPr>
          <w:id w:val="1072258227"/>
          <w:tag w:val="goog_rdk_758"/>
        </w:sdtPr>
        <w:sdtContent>
          <w:ins w:author="Jordi Ferrer Beltran" w:id="400" w:date="2025-08-30T05:07: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tema de los </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derechos procesales, </w:t>
      </w:r>
      <w:sdt>
        <w:sdtPr>
          <w:id w:val="227696086"/>
          <w:tag w:val="goog_rdk_759"/>
        </w:sdtPr>
        <w:sdtContent>
          <w:ins w:author="Jordi Ferrer Beltran" w:id="401" w:date="2025-08-30T05:07:00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w:t>
            </w:r>
          </w:ins>
        </w:sdtContent>
      </w:sdt>
      <w:sdt>
        <w:sdtPr>
          <w:id w:val="656854305"/>
          <w:tag w:val="goog_rdk_760"/>
        </w:sdtPr>
        <w:sdtContent>
          <w:del w:author="Jordi Ferrer Beltran" w:id="401" w:date="2025-08-30T05:07:00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delText xml:space="preserve">V</w:delText>
            </w:r>
          </w:del>
        </w:sdtContent>
      </w:sdt>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Oliva Santos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1980: 132;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Díez-Picazo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1996:122;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Jaén Vallejo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Armenta Deu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37.</w:t>
      </w:r>
      <w:r w:rsidDel="00000000" w:rsidR="00000000" w:rsidRPr="00000000">
        <w:rPr>
          <w:rtl w:val="0"/>
        </w:rPr>
      </w:r>
    </w:p>
  </w:footnote>
  <w:footnote w:id="71">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 2013: 74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18.</w:t>
      </w:r>
    </w:p>
  </w:footnote>
  <w:footnote w:id="72">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Vale subrayar acá que se asume una concepción de los derechos fundamentales (sustantivos o procesales) más allá de la regulación que pueda haber de ellos en los sistemas normativos.</w:t>
      </w:r>
    </w:p>
  </w:footnote>
  <w:footnote w:id="73">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1996: 290;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 Abellán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2006: 47; 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2013: 61.</w:t>
      </w:r>
    </w:p>
  </w:footnote>
  <w:footnote w:id="74">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Sainz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Albacar,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1983: 600;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Pastor Borgoñón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1998: 348;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81.</w:t>
      </w:r>
    </w:p>
  </w:footnote>
  <w:footnote w:id="75">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81. Dicho autor afirma que la vulneración de derechos fundamentales puede tener lugar no solo en el momento de la obtención de la prueba, sino también con su incorporación y producción en el proceso. Dentro de estas últimas se encuentran aquellas pruebas en cuya práctica no se han respetado las garantías constitucionales de contradicción, oralidad, publicidad e inmediación impuestas por ley y conectadas con el derecho fundamental a la presunción de inocencia. Al respecto se profundiza en el capítulo II.</w:t>
      </w:r>
    </w:p>
  </w:footnote>
  <w:footnote w:id="76">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Tema que se aborda en el capítulo III de esta investigación.</w:t>
      </w:r>
    </w:p>
  </w:footnote>
  <w:footnote w:id="77">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c3a07g4auyjx" w:id="6"/>
      <w:bookmarkEnd w:id="6"/>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Altavilla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1959: 1-9;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Fenech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1960: 596;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Silva Melero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1963: 68-70;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Cappelletti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1969: 111-113;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Devis Echandía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539;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Marino Borrego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1983: 613;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Serra Domínguez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1991: 95;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Jorge Barreiro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1993: 1228;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Gimeno Sendra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Moreno Catena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Cortés Domínguez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384-386;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Vescovi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1997: 58;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 2003: 81.</w:t>
      </w:r>
      <w:r w:rsidDel="00000000" w:rsidR="00000000" w:rsidRPr="00000000">
        <w:rPr>
          <w:rtl w:val="0"/>
        </w:rPr>
      </w:r>
    </w:p>
  </w:footnote>
  <w:footnote w:id="78">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Gimeno Sendra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Moreno Catena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Cortés Domínguez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384-386.</w:t>
      </w:r>
    </w:p>
  </w:footnote>
  <w:footnote w:id="79">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Posición que comparte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Marino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1983: 613.</w:t>
      </w:r>
    </w:p>
  </w:footnote>
  <w:footnote w:id="80">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Vescovi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1970: 360.</w:t>
      </w:r>
    </w:p>
  </w:footnote>
  <w:footnote w:id="81">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44.</w:t>
      </w:r>
    </w:p>
  </w:footnote>
  <w:footnote w:id="82">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Atienza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Ruiz Manero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1991: 112;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Guastini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1999: 155.</w:t>
      </w:r>
    </w:p>
  </w:footnote>
  <w:footnote w:id="83">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nulidad absoluta de los actos procesales </w:t>
      </w:r>
      <w:sdt>
        <w:sdtPr>
          <w:id w:val="1963195558"/>
          <w:tag w:val="goog_rdk_761"/>
        </w:sdtPr>
        <w:sdtContent>
          <w:del w:author="Jordi Ferrer Beltran" w:id="402" w:date="2025-08-31T02:0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supone </w:delText>
            </w:r>
          </w:del>
        </w:sdtContent>
      </w:sdt>
      <w:sdt>
        <w:sdtPr>
          <w:id w:val="-668469642"/>
          <w:tag w:val="goog_rdk_762"/>
        </w:sdtPr>
        <w:sdtContent>
          <w:ins w:author="Jordi Ferrer Beltran" w:id="402" w:date="2025-08-31T02:0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 entiende </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que estos no producen efectos jurídicos, por no cumplirse los requisitos propios del acto; y por nulidad relativa o anulabilidad se entiende la que responde a vicios o irregularidades en el acto que pueden ser subsanables.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Ortells Ramos,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1999: pp. 255-256,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Ortells Ramos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Robles Garzón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p. 29. </w:t>
      </w:r>
      <w:r w:rsidDel="00000000" w:rsidR="00000000" w:rsidRPr="00000000">
        <w:rPr>
          <w:rtl w:val="0"/>
        </w:rPr>
      </w:r>
    </w:p>
  </w:footnote>
  <w:footnote w:id="84">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Pero esta es una discusión sobre los efectos, y como ya se ha señalado, es un punto para tratar en otra parte de la tesis</w:t>
      </w:r>
      <w:sdt>
        <w:sdtPr>
          <w:id w:val="-1000904589"/>
          <w:tag w:val="goog_rdk_763"/>
        </w:sdtPr>
        <w:sdtContent>
          <w:ins w:author="Jordi Ferrer Beltran" w:id="403" w:date="2025-08-31T02:03: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ins>
        </w:sdtContent>
      </w:sdt>
      <w:sdt>
        <w:sdtPr>
          <w:id w:val="1733958569"/>
          <w:tag w:val="goog_rdk_764"/>
        </w:sdtPr>
        <w:sdtContent>
          <w:del w:author="Jordi Ferrer Beltran" w:id="403" w:date="2025-08-31T02:03: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basta con mostrar aquí que la conceptualización como ilícita de una prueba es una cuestión independiente de los efectos de esa ilicitud.</w:t>
      </w:r>
      <w:r w:rsidDel="00000000" w:rsidR="00000000" w:rsidRPr="00000000">
        <w:rPr>
          <w:rtl w:val="0"/>
        </w:rPr>
      </w:r>
    </w:p>
  </w:footnote>
  <w:footnote w:id="85">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 queda clara la diferencia entre la norma sustantiva y la procesal. Al respecto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Passanante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87-103, presenta la polémica de forma general, y se refiere al carácter esencialmente relativo de esta distinción; relatividad que aún y aceptada por la doctrina italiana, insisten en mantener la diferencia. Otros autores como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Denti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Luiso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 4 se refieren a lo delicado del problema de establecer esta diferencia entre norma sustantiva y norma procesal, y que es una cuestión no resuelta aún por la doctrina.</w:t>
      </w:r>
    </w:p>
  </w:footnote>
  <w:footnote w:id="86">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Cordero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1961: 32-34;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Sainz de robles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Albacar lópez, 1983: 598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Galantini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1992: 83. </w:t>
      </w:r>
    </w:p>
  </w:footnote>
  <w:footnote w:id="87">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114/1984, de 29 de noviembre del Tribunal Constitucional de España, “[…] la recepción de una prueba antijurídicamente lograda, no implica necesariamente lesión de un derecho fundamental, aunque se reconoce la posición preferente de los derechos fundamentales en el ordenamiento y de su afirmada condición de inviolables, con la imposibilidad de admitir en el proceso una prueba obtenida violentando éstos, pero también asegura que no se trata de decidir en general la problemática procesal de la prueba con causa ilícita, sino, más limitadamente, de constatar la “resistencia” frente a la misma de los derechos fundamentales […]”.</w:t>
      </w:r>
    </w:p>
  </w:footnote>
  <w:footnote w:id="88">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Véase, por ejemplo, la Sentencia 9350/1991, de 16 de diciembre, del Tribunal Supremo de España: “[…] por prueba ilegítimamente obtenida no debe entenderse tan solo aquella que se acomode a las exigencias constitucionales de no atentar, directa o indirectamente, contra los derechos fundamentales, sino también aquella que </w:t>
      </w:r>
      <w:sdt>
        <w:sdtPr>
          <w:id w:val="-1659463873"/>
          <w:tag w:val="goog_rdk_765"/>
        </w:sdtPr>
        <w:sdtContent>
          <w:ins w:author="Jordi Ferrer Beltran" w:id="404" w:date="2025-08-31T02:19: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cumple las concretas garantías que para su práctica establece la legalidad procesal ordinaria […]”. En el mismo sentido, STS 817/2012, de 23 de octubre, STS 3170/2016, de 5 de julio, y STS 2286/2018, de 14 de junio.</w:t>
      </w:r>
      <w:r w:rsidDel="00000000" w:rsidR="00000000" w:rsidRPr="00000000">
        <w:rPr>
          <w:rtl w:val="0"/>
        </w:rPr>
      </w:r>
    </w:p>
  </w:footnote>
  <w:footnote w:id="89">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Aspectos de los que estaré hablando en el último epígrafe de este capítulo.</w:t>
      </w:r>
    </w:p>
  </w:footnote>
  <w:footnote w:id="90">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326.</w:t>
      </w:r>
    </w:p>
  </w:footnote>
  <w:footnote w:id="91">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326.</w:t>
      </w:r>
    </w:p>
  </w:footnote>
  <w:footnote w:id="92">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 1903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Guariglia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76;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Roxin, 2000: 188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329.</w:t>
      </w:r>
    </w:p>
  </w:footnote>
  <w:footnote w:id="93">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362. Deber de guardar secreto. Es inadmisible el testimonio de personas que, respecto del objeto de su declaración, tengan el deber de guardar secreto con motivo del conocimiento que tengan de los hechos debido al oficio o profesión, tales como ministros religiosos, abogados, visitadores de derechos humanos, médicos, psicólogos, farmacéuticos y enfermeros, así como los funcionarios públicos sobre información que no es susceptible de divulgación según las leyes de la materia. No obstante, estas personas no podrán negar su testimonio cuando sean liberadas por el interesado del deber de guardar secreto. En caso de ser citadas, deberán comparecer y explicar el motivo del cual surge la obligación de guardar secreto y de abstenerse de declarar.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Código nacional de procedimientos penales, México.</w:t>
      </w:r>
    </w:p>
  </w:footnote>
  <w:footnote w:id="94">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417 “No podrán ser obligados a declarar como testigos: 2do. Los funcionarios públicos, tanto civiles como militares, de cualquier clase que sean, cuando no pudieren declarar sin violar el secreto que por razón de sus cargos estuviesen obligados a guardar, o cuando, procediendo en virtud de obediencia debida, no fuesen autorizados por su superior jerárquico para prestar la declaración que se les pida”.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Ley de Enjuiciamiento Criminal española. </w:t>
      </w:r>
    </w:p>
  </w:footnote>
  <w:footnote w:id="95">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68 y ss.</w:t>
      </w:r>
    </w:p>
  </w:footnote>
  <w:footnote w:id="96">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62;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Moreno Catena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1987: 134.</w:t>
      </w:r>
    </w:p>
  </w:footnote>
  <w:footnote w:id="97">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ejemplo, el artículo 10.1 (“La dignidad de la persona, los derechos inviolables que le son inherentes, el libre desarrollo de la personalidad, el respeto a la ley y a los derechos de los demás son fundamento del orden político y de la paz social.”) y el 15 (“Todos tienen derecho a la vida y a la integridad física y moral, sin que, en ningún caso, puedan ser sometidos a tortura ni a penas o tratos inhumanos o degradantes. Queda abolida la pena de muerte, salvo lo que puedan disponer las leyes penales militares para tiempos de guerra.”) de la Constitución española.</w:t>
      </w:r>
    </w:p>
  </w:footnote>
  <w:footnote w:id="98">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1903;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Roxin, 2008: 17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1-6.</w:t>
      </w:r>
    </w:p>
  </w:footnote>
  <w:footnote w:id="99">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4.</w:t>
      </w:r>
    </w:p>
  </w:footnote>
  <w:footnote w:id="100">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1903;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Roxin, 2008: 18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3-9;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Haller/Conzen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2001: 549;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Jäger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1999: 133;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58.</w:t>
      </w:r>
    </w:p>
  </w:footnote>
  <w:footnote w:id="101">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58.</w:t>
      </w:r>
    </w:p>
  </w:footnote>
  <w:footnote w:id="102">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Ley procesal penal alemana.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https://germanlawarchive.iuscomp.org/?p=754</w:t>
        </w:r>
      </w:hyperlink>
      <w:r w:rsidDel="00000000" w:rsidR="00000000" w:rsidRPr="00000000">
        <w:rPr>
          <w:rtl w:val="0"/>
        </w:rPr>
      </w:r>
    </w:p>
  </w:footnote>
  <w:footnote w:id="103">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Supra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9.</w:t>
      </w:r>
    </w:p>
  </w:footnote>
  <w:footnote w:id="104">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Resolución 1249/04 de fecha 14 de diciembre del 2004 del Tribunal Constitucional Federal alemán.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5">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https://www.bundesverfassungsgericht.de/SiteGlobals/Forms/Suche/EN/Entscheidungensuche_Formular.html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05">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Sobre este punto en particular se profundiza en el capítulo siguiente.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Infra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Capítulo II: 83.</w:t>
      </w:r>
    </w:p>
  </w:footnote>
  <w:footnote w:id="106">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También se pueden observar otros ejemplos de prohibiciones de utilización de pruebas dependientes tales como: a) la falta de instrucción del procesado cuando no ha sido informado de sus derechos, b) la instrucción deficiente de testigos con derecho a negarse a declarar o de dar ciertas informaciones, o c) la ejecución ilícita de medidas coercitivas.</w:t>
      </w:r>
    </w:p>
  </w:footnote>
  <w:footnote w:id="107">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Constitución alemana artículo 1 I, 20 III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Grundgesetz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08">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6 apartado 3: Todo acusado tiene, como mínimo, los siguientes derechos: a) a ser informado, en el más breve plazo, en una lengua que comprenda y de manera detallada, de la naturaleza y de la causa de la acusación formulada contra él.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Convenio Europeo de Derechos Humanos: </w:t>
      </w:r>
      <w:hyperlink r:id="rId6">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https://www.echr.coe.int/documents/convention_spa.pdf</w:t>
        </w:r>
      </w:hyperlink>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09">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BGHSt 38, 214= NJW, 92, p. 1463;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Roxin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Strafverfahrenstrecht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(Derecho procesal penal), cit. nota n° 34, 24 nm. 24, 29.</w:t>
      </w:r>
    </w:p>
  </w:footnote>
  <w:footnote w:id="110">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Sin embargo, las declaraciones pueden ser utilizadas de manera excepcional, si el inculpado ha reconocido (con seguridad) su derecho a no prestar declaración, si el defensor consiente la utilización, si no se opone a ella hasta el interrogatorio del acusado en el juicio oral (artículo 257) (solución de oposición previa), o si el error es salvado mediante una tardía información del derecho a no declarar y el interrogatorio es iniciado nuevamente desde el principio. El hecho que el inculpado desprecie o desatienda su derecho al silencio (advertido), por ejemplo, cuando se le interroga nuevamente sobre el asunto, aunque pretenda hacer las declaraciones subsiguientes dependientes de un contacto con el defensor, no llevan automáticamente en todos los casos a una prohibición de utilización de las declaraciones así obtenidas si el inculpado no ha sido engañado en el sentido del artículo 136a y ha hablado voluntariamente con los agentes de investigación penal.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33.</w:t>
      </w:r>
    </w:p>
  </w:footnote>
  <w:footnote w:id="111">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33. Artículo 81 A de la Ley procesal penal alemana. En cambio, legislaciones de Latinoamérica suelen establecer cada uno de los requerimientos pertinentes a esos efectos, de la siguiente manera: Artículo 224 Código orgánico procesal penal de Venezuela</w:t>
      </w:r>
      <w:sdt>
        <w:sdtPr>
          <w:id w:val="-546604086"/>
          <w:tag w:val="goog_rdk_766"/>
        </w:sdtPr>
        <w:sdtContent>
          <w:del w:author="Jordi Ferrer Beltran" w:id="405" w:date="2025-09-02T03:08: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Cito</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224. Examen corporal y mental. Cuando sea necesario se podrá proceder al examen corporal y mental del imputado, cuidando el respeto a su pudor. Si es preciso, el examen se practicará con el auxilio de expertos. Al acto podrá asistir una persona de confianza del examinado; éste será advertido de tal derecho. Estas reglas también son aplicables a otras personas, cuando sea absolutamente indispensable para descubrir la verdad”. También se puede citar como ejemplo el artículo 211 del Código procesal penal de Perú, “1.</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Juez de la Investigación Preparatoria, a solicitud del Ministerio Público, puede ordenar un examen corporal del imputado para establecer hechos significativos de la investigación, siempre que el delito esté sancionado con pena privativa de libertad mayor de cuatro años. Con esta finalidad, aún sin el consentimiento del imputado, pueden realizarse pruebas de análisis sanguíneos, pruebas genético-moleculares u otras intervenciones corporales, así como exploraciones radiológicas, siempre efectuadas por un médico u otro profesional especializado. La diligencia está condicionada a que no se tema fundadamente un daño grave para la salud del imputado, para lo cual si resulta necesario se contará con un previo dictamen pericial. 2.</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 el examen corporal de una mujer puede ofender el pudor, sin perjuicio que el examen lo realice un médico u otro profesional especializado, a petición suya debe ser admitida otra mujer o un familiar (…)”. Y, por último, el artículo 247 del Código de procedimiento penal de Colombia, cito: “Artículo 247.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Inspección corporal.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Cuando el fiscal general, o el fiscal tengan motivos razonablemente fundados, de acuerdo con los medios cognoscitivos previstos en este código, para creer que, en el cuerpo del imputado existen elementos materiales probatorios y evidencia física necesarios para la investigación, podrá ordenar la inspección corporal de dicha persona. En esta diligencia deberá estar presente el defensor y se observará toda clase de consideraciones compatibles con la dignidad humana”.</w:t>
      </w:r>
    </w:p>
  </w:footnote>
  <w:footnote w:id="112">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Roxin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2011: 617 (continuando su idea previa en Roxin, Comentario a la sentencia del Tribunal Federal de Justicia,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17.2.1989, p. 376-379. </w:t>
      </w:r>
    </w:p>
  </w:footnote>
  <w:footnote w:id="113">
    <w:sdt>
      <w:sdtPr>
        <w:id w:val="-486269505"/>
        <w:tag w:val="goog_rdk_769"/>
      </w:sdtPr>
      <w:sdtContent>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del w:author="Jordi Ferrer Beltran" w:id="215" w:date="2025-09-02T03:15:00Z"/>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sdt>
            <w:sdtPr>
              <w:id w:val="-554344965"/>
              <w:tag w:val="goog_rdk_768"/>
            </w:sdtPr>
            <w:sdtContent>
              <w:del w:author="Jordi Ferrer Beltran" w:id="215" w:date="2025-09-02T03:1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La ponderación es un tema que se suele explicar desde varias teorías, para profundizar en estas </w:delTex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delText xml:space="preserve">Vid.</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w:delTex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delText xml:space="preserve">Alexy</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2011: 11-29; </w:delTex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delText xml:space="preserve">Chiassoni</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2019: 165-231; </w:delTex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delText xml:space="preserve">Keršić</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2022: Tesis de doctorado.</w:delText>
                </w:r>
              </w:del>
            </w:sdtContent>
          </w:sdt>
        </w:p>
      </w:sdtContent>
    </w:sdt>
  </w:footnote>
  <w:footnote w:id="114">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Sobre las cuestiones más específicas de este tipo de vulneración y de la prueba ilícita resultante estaré hablando en el capítulo siguiente.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Infra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Capítulo II.</w:t>
      </w:r>
    </w:p>
  </w:footnote>
  <w:footnote w:id="115">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Autores que defienden esta posición: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133;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 Abellán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56-58;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286;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González Montes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31;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37-38;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Tomé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1993: 468;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38;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Arozamena Laso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1999: 83;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Diego Diez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2001: 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Ramos Rubio, 2000: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Parra Quijano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2002: 39. Temática que ya ha sido desarrollada con anterioridad.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Supra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18.</w:t>
      </w:r>
    </w:p>
  </w:footnote>
  <w:footnote w:id="116">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246. Como principal exponente de este argumento.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Supra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18.</w:t>
      </w:r>
    </w:p>
  </w:footnote>
  <w:footnote w:id="117">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1997: 147. Como exponente principal de este argumento.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Supra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20.</w:t>
      </w:r>
    </w:p>
  </w:footnote>
  <w:footnote w:id="118">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Autores que defienden esta posición: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Gimeno Sendra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Moreno Catena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Cortés Domínguez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384-386;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 2003: 81; Altavilla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1959: 1-9;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Silva Melero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1963: 68-70;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Bonnier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1914: 64;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Fenech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1960: 596;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Cappelletti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1969: 111-113;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Devis Echandía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539;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Marino Borrego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1983: 613;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Serra Domínguez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1991: 95;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Jorge Barreiro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1993: 1228;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Vescovi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1997: 58. </w:t>
      </w:r>
      <w:sdt>
        <w:sdtPr>
          <w:id w:val="358971087"/>
          <w:tag w:val="goog_rdk_770"/>
        </w:sdtPr>
        <w:sdtContent>
          <w:ins w:author="Jordi Ferrer Beltran" w:id="406" w:date="2025-09-08T00:2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Esta t</w:t>
            </w:r>
          </w:ins>
        </w:sdtContent>
      </w:sdt>
      <w:sdt>
        <w:sdtPr>
          <w:id w:val="963967977"/>
          <w:tag w:val="goog_rdk_771"/>
        </w:sdtPr>
        <w:sdtContent>
          <w:del w:author="Jordi Ferrer Beltran" w:id="406" w:date="2025-09-08T00:2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T</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emática</w:t>
      </w:r>
      <w:sdt>
        <w:sdtPr>
          <w:id w:val="-1989575103"/>
          <w:tag w:val="goog_rdk_772"/>
        </w:sdtPr>
        <w:sdtContent>
          <w:ins w:author="Jordi Ferrer Beltran" w:id="407" w:date="2025-09-08T00:2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ins>
        </w:sdtContent>
      </w:sdt>
      <w:sdt>
        <w:sdtPr>
          <w:id w:val="-413550611"/>
          <w:tag w:val="goog_rdk_773"/>
        </w:sdtPr>
        <w:sdtContent>
          <w:del w:author="Jordi Ferrer Beltran" w:id="407" w:date="2025-09-08T00:2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que </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 ha sido desarrollada con anterioridad</w:t>
      </w:r>
      <w:sdt>
        <w:sdtPr>
          <w:id w:val="-1140794122"/>
          <w:tag w:val="goog_rdk_774"/>
        </w:sdtPr>
        <w:sdtContent>
          <w:ins w:author="Jordi Ferrer Beltran" w:id="408" w:date="2025-09-08T00:2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336475239"/>
          <w:tag w:val="goog_rdk_775"/>
        </w:sdtPr>
        <w:sdtContent>
          <w:ins w:author="Jordi Ferrer Beltran" w:id="409" w:date="2025-09-08T00:22:00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w:t>
            </w:r>
          </w:ins>
        </w:sdtContent>
      </w:sdt>
      <w:sdt>
        <w:sdtPr>
          <w:id w:val="1138871697"/>
          <w:tag w:val="goog_rdk_776"/>
        </w:sdtPr>
        <w:sdtContent>
          <w:del w:author="Jordi Ferrer Beltran" w:id="409" w:date="2025-09-08T00:22:00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upra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27.</w:t>
      </w:r>
      <w:r w:rsidDel="00000000" w:rsidR="00000000" w:rsidRPr="00000000">
        <w:rPr>
          <w:rtl w:val="0"/>
        </w:rPr>
      </w:r>
    </w:p>
  </w:footnote>
  <w:footnote w:id="119">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Dentro de esta propia concepción se realiza una distinción que intenta precisar </w:t>
      </w:r>
      <w:sdt>
        <w:sdtPr>
          <w:id w:val="833400140"/>
          <w:tag w:val="goog_rdk_777"/>
        </w:sdtPr>
        <w:sdtContent>
          <w:del w:author="Jordi Ferrer Beltran" w:id="410" w:date="2025-09-08T00:2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la propiedad</w:delText>
            </w:r>
          </w:del>
        </w:sdtContent>
      </w:sdt>
      <w:sdt>
        <w:sdtPr>
          <w:id w:val="-395813458"/>
          <w:tag w:val="goog_rdk_778"/>
        </w:sdtPr>
        <w:sdtContent>
          <w:ins w:author="Jordi Ferrer Beltran" w:id="410" w:date="2025-09-08T00:2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“normas”</w:t>
      </w:r>
      <w:sdt>
        <w:sdtPr>
          <w:id w:val="1532051978"/>
          <w:tag w:val="goog_rdk_779"/>
        </w:sdtPr>
        <w:sdtContent>
          <w:ins w:author="Jordi Ferrer Beltran" w:id="411" w:date="2025-09-08T00:2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las que se está hablando</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1747686195"/>
          <w:tag w:val="goog_rdk_780"/>
        </w:sdtPr>
        <w:sdtContent>
          <w:ins w:author="Jordi Ferrer Beltran" w:id="412" w:date="2025-09-08T00:2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 este sentido, h</w:t>
            </w:r>
          </w:ins>
        </w:sdtContent>
      </w:sdt>
      <w:sdt>
        <w:sdtPr>
          <w:id w:val="1902499286"/>
          <w:tag w:val="goog_rdk_781"/>
        </w:sdtPr>
        <w:sdtContent>
          <w:del w:author="Jordi Ferrer Beltran" w:id="412" w:date="2025-09-08T00:2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H</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ay autores que diferencian entre norma material y procesal. Sin embargo, no queda clara la diferencia entre esos tipos de normas. Al respecto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Passanante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otros autores presentan la polémica de forma general, refiriéndose al carácter esencialmente relativo de esa clasificación.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Passanante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87-103.</w:t>
      </w:r>
      <w:r w:rsidDel="00000000" w:rsidR="00000000" w:rsidRPr="00000000">
        <w:rPr>
          <w:rtl w:val="0"/>
        </w:rPr>
      </w:r>
    </w:p>
  </w:footnote>
  <w:footnote w:id="120">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Algunos ejemplos de norma</w:t>
      </w:r>
      <w:sdt>
        <w:sdtPr>
          <w:id w:val="-1670296800"/>
          <w:tag w:val="goog_rdk_782"/>
        </w:sdtPr>
        <w:sdtContent>
          <w:ins w:author="Jordi Ferrer Beltran" w:id="413" w:date="2025-09-08T00:3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w:t>
            </w:r>
          </w:ins>
        </w:sdtContent>
      </w:sdt>
      <w:sdt>
        <w:sdtPr>
          <w:id w:val="-667185148"/>
          <w:tag w:val="goog_rdk_783"/>
        </w:sdtPr>
        <w:sdtContent>
          <w:del w:author="Jordi Ferrer Beltran" w:id="413" w:date="2025-09-08T00:3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tivas</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jurídicas que así lo establecen: </w:t>
      </w:r>
    </w:p>
    <w:p w:rsidR="00000000" w:rsidDel="00000000" w:rsidP="00000000" w:rsidRDefault="00000000" w:rsidRPr="00000000" w14:paraId="000003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artículo 23 del Código de Procedimiento Penal (CPP) colombiano indica que toda prueba obtenida con violación de las garantías fundamentales será nula y deberá ser excluida de la actuación procesal. </w:t>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artículo 346 del Código nacional de procedimientos penales de México (CNPP) establece que una vez examinados los medios de prueba ofrecidos y de haber escuchado a las partes, el Juez de control ordenará fundadamente que se excluyan de ser rendidos en la audiencia de juicio, aquellos medios de prueba que no se refieran directa o indirectamente al objeto de la investigación y sean útiles para el esclarecimiento de los hechos, así como aquellos en los que se actualice alguno de los siguientes supuestos: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II. Por haberse obtenido con violación a derechos fundamentales; III. Por haber sido declaradas nulas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21">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Los incisos “a y b” responden a argumentos planteados en la concepción relativa a la violación de derechos fundamentales, y el apartado “c” a la que se refiere a la vulneración de normas del ordenamiento jurídico.</w:t>
      </w:r>
    </w:p>
  </w:footnote>
  <w:footnote w:id="122">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Supra,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28.</w:t>
      </w:r>
    </w:p>
  </w:footnote>
  <w:footnote w:id="123">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Las normas regulativas son aquellas que guían la conducta de los sujetos, señalando qué conductas están prohibidas, cuáles son obligatorias y cuáles permitidas. Precisando, además, que son normas esenciales al derecho, pues constituyen la manera más elemental de orientar la conducta de los individuos hacia los fines y objetivos perseguidos por éste.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Ródenas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2014: 28.</w:t>
      </w:r>
    </w:p>
  </w:footnote>
  <w:footnote w:id="124">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Atienza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Ruiz Manero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11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Ródenas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 16 y ss. Con esto no quiero decir que no pueda observarse </w:t>
      </w:r>
      <w:sdt>
        <w:sdtPr>
          <w:id w:val="-829314735"/>
          <w:tag w:val="goog_rdk_784"/>
        </w:sdtPr>
        <w:sdtContent>
          <w:del w:author="Jordi Ferrer Beltran" w:id="414" w:date="2025-09-08T00:49: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en </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otra manera de catalogar las normas, pero utilizaré este como referencia para tratar de dar una explicación del fenómeno de la prueba ilícita</w:t>
      </w:r>
    </w:p>
  </w:footnote>
  <w:footnote w:id="125">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Las reglas se subdividen en reglas de acción y reglas de fin, a los efectos de esta tesis haré referencia solamente a las primeras porque son las que se vinculan con la prueba ilícita. Las reglas de fin solo las menciono a los efectos de dejar por sentado qu</w:t>
      </w:r>
      <w:sdt>
        <w:sdtPr>
          <w:id w:val="1707571477"/>
          <w:tag w:val="goog_rdk_785"/>
        </w:sdtPr>
        <w:sdtContent>
          <w:ins w:author="Jordi Ferrer Beltran" w:id="415" w:date="2025-09-08T00:50: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é</w:t>
            </w:r>
          </w:ins>
        </w:sdtContent>
      </w:sdt>
      <w:sdt>
        <w:sdtPr>
          <w:id w:val="-637188712"/>
          <w:tag w:val="goog_rdk_786"/>
        </w:sdtPr>
        <w:sdtContent>
          <w:del w:author="Jordi Ferrer Beltran" w:id="415" w:date="2025-09-08T00:50: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 entiende por ellas, pero no aplican al concepto de prueba ilícita.</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 reglas de fin son todas aquellas normas cuyo consecuente consiste en una actividad deónticamente modalizada y su antecedente está compuesto por un caso genérico “cerrado”. A diferencia de las reglas de acción, la conducta modalizada deónticamente en la solución normativa no consiste en la realización de una acción, sino en la producción de un estado de cosas en una medida determinada.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Ródenas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2014: 31.</w:t>
      </w:r>
      <w:r w:rsidDel="00000000" w:rsidR="00000000" w:rsidRPr="00000000">
        <w:rPr>
          <w:rtl w:val="0"/>
        </w:rPr>
      </w:r>
    </w:p>
  </w:footnote>
  <w:footnote w:id="126">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Las reglas de acción configuran el caso mediante un conjunto de propiedades genéricas independientes del contenido y la conducta modalizada deónticamente en la solución normativa consiste en la realización (u omisión) de una acción.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Ródenas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2014: 30.</w:t>
      </w:r>
    </w:p>
  </w:footnote>
  <w:footnote w:id="127">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Código de procedimiento penal alemán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Strafprozessordnung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StPO), versión publicada el 7 de abril de 1987, Gaceta de Leyes Federales. </w:t>
      </w:r>
      <w:hyperlink r:id="rId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https://germanlawarchive.iuscomp.org/?p=754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28">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Ródenas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 18 y ss.</w:t>
      </w:r>
    </w:p>
  </w:footnote>
  <w:footnote w:id="129">
    <w:p w:rsidR="00000000" w:rsidDel="00000000" w:rsidP="00000000" w:rsidRDefault="00000000" w:rsidRPr="00000000" w14:paraId="0000030D">
      <w:pPr>
        <w:spacing w:after="0" w:line="240" w:lineRule="auto"/>
        <w:jc w:val="both"/>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Vid</w:t>
      </w:r>
      <w:r w:rsidDel="00000000" w:rsidR="00000000" w:rsidRPr="00000000">
        <w:rPr>
          <w:rFonts w:ascii="Times New Roman" w:cs="Times New Roman" w:eastAsia="Times New Roman" w:hAnsi="Times New Roman"/>
          <w:color w:val="000000"/>
          <w:sz w:val="20"/>
          <w:szCs w:val="20"/>
          <w:rtl w:val="0"/>
        </w:rPr>
        <w:t xml:space="preserve">. Constitución española de 1978. En su artículo 18:</w:t>
      </w:r>
    </w:p>
    <w:p w:rsidR="00000000" w:rsidDel="00000000" w:rsidP="00000000" w:rsidRDefault="00000000" w:rsidRPr="00000000" w14:paraId="0000030E">
      <w:pPr>
        <w:numPr>
          <w:ilvl w:val="0"/>
          <w:numId w:val="9"/>
        </w:numPr>
        <w:shd w:fill="ffffff" w:val="clear"/>
        <w:spacing w:after="0" w:line="240" w:lineRule="auto"/>
        <w:ind w:left="375"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garantiza el derecho al honor, a la intimidad personal y familiar y a la propia imagen.</w:t>
      </w:r>
    </w:p>
    <w:p w:rsidR="00000000" w:rsidDel="00000000" w:rsidP="00000000" w:rsidRDefault="00000000" w:rsidRPr="00000000" w14:paraId="0000030F">
      <w:pPr>
        <w:numPr>
          <w:ilvl w:val="0"/>
          <w:numId w:val="10"/>
        </w:numPr>
        <w:shd w:fill="ffffff" w:val="clear"/>
        <w:spacing w:after="0" w:line="240" w:lineRule="auto"/>
        <w:ind w:left="375"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domicilio es inviolable. Ninguna entrada o registro podrá hacerse en él sin consentimiento del titular o resolución judicial, salvo en caso de flagrante delito.</w:t>
      </w:r>
    </w:p>
    <w:p w:rsidR="00000000" w:rsidDel="00000000" w:rsidP="00000000" w:rsidRDefault="00000000" w:rsidRPr="00000000" w14:paraId="00000310">
      <w:pPr>
        <w:numPr>
          <w:ilvl w:val="0"/>
          <w:numId w:val="11"/>
        </w:numPr>
        <w:shd w:fill="ffffff" w:val="clear"/>
        <w:spacing w:after="0" w:line="240" w:lineRule="auto"/>
        <w:ind w:left="375"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garantiza el secreto de las comunicaciones y, en especial, de las postales, telegráficas y telefónicas, salvo resolución judicial.</w:t>
      </w:r>
    </w:p>
    <w:p w:rsidR="00000000" w:rsidDel="00000000" w:rsidP="00000000" w:rsidRDefault="00000000" w:rsidRPr="00000000" w14:paraId="00000311">
      <w:pPr>
        <w:numPr>
          <w:ilvl w:val="0"/>
          <w:numId w:val="12"/>
        </w:numPr>
        <w:shd w:fill="ffffff" w:val="clear"/>
        <w:spacing w:after="0" w:line="240" w:lineRule="auto"/>
        <w:ind w:left="374" w:hanging="357"/>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 ley limitará el uso de la informática para garantizar el honor y la intimidad personal y familiar de los ciudadanos y el pleno ejercicio de sus derechos.</w:t>
      </w:r>
    </w:p>
  </w:footnote>
  <w:footnote w:id="130">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Supra,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6.</w:t>
      </w:r>
    </w:p>
  </w:footnote>
  <w:footnote w:id="131">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Atienza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Ruiz Manero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2000: 27 y 244. Estos autores se refieren a todos los casos, pero a los efectos de esta tesis me enfocaré solo en estos.</w:t>
      </w:r>
    </w:p>
  </w:footnote>
  <w:footnote w:id="132">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el ordenamiento jurídico cubano, por ejemplo, no existe la regla prohibitiva, por tanto, ante casos de esa naturaleza el juez viene obligado a fijar el principio afectado.</w:t>
      </w:r>
    </w:p>
  </w:footnote>
  <w:footnote w:id="133">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Atienza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Ruiz Manero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2012: 244;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Ruiz Manero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2011: 116.</w:t>
      </w:r>
    </w:p>
  </w:footnote>
  <w:footnote w:id="134">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Este segundo tipo de ilícito atípico se puede manifestar de diferentes formas en la práctica jurídica. De todas estas, los autores seleccionaron y precisaron tres supuestos que, usualmente, están previstos en los derechos positivos: abuso de derecho, fraude de ley y desviación de poder. Señalan que estos son ejemplos de una “institucionalización de la derrotabilidad”</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 la práctica jurídica; esto es, supuestos de conflicto entre reglas y principios que los sistemas normativos positivos suelen prever y regular.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Atienza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Ruiz Manero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2012: 252; 2009: 115;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Ruiz Manero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2011: 116.</w:t>
      </w:r>
    </w:p>
  </w:footnote>
  <w:footnote w:id="135">
    <w:sdt>
      <w:sdtPr>
        <w:id w:val="-379036805"/>
        <w:tag w:val="goog_rdk_789"/>
      </w:sdtPr>
      <w:sdtContent>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del w:author="Jordi Ferrer Beltran" w:id="288" w:date="2025-09-08T01:18:00Z"/>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sdt>
            <w:sdtPr>
              <w:id w:val="65500669"/>
              <w:tag w:val="goog_rdk_788"/>
            </w:sdtPr>
            <w:sdtContent>
              <w:del w:author="Jordi Ferrer Beltran" w:id="288" w:date="2025-09-08T01:18: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En cuanto al análisis de los conflictos que subyacen entre esas normas y que pueden observarse en casos de prueba ilícita, no será objeto de esta tesis llegar hasta ahí. </w:delTex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delText xml:space="preserve">Vid</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w:delTex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delText xml:space="preserve">Alexy</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w:delTex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delText xml:space="preserve">Atienza</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w:delTex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delText xml:space="preserve">Ródenas</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etc. </w:delText>
                </w:r>
              </w:del>
            </w:sdtContent>
          </w:sdt>
        </w:p>
      </w:sdtContent>
    </w:sdt>
  </w:footnote>
  <w:footnote w:id="136">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este sentido comparto la opinión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2013: 61 (2018: 42) cuando afirma que se decanta por la utilización del término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prueba ilícita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 solo por ser el de mayor aceptación en la actualidad sino, principalmente, por ser, en su opinión, el que mejor sirve para delimitar su concepto, sin perjuicio (…) de distinguir diferentes clases o modalidades atendiendo a las causas que motivan su ilicitud”.</w:t>
      </w:r>
    </w:p>
  </w:footnote>
  <w:footnote w:id="137">
    <w:p w:rsidR="00000000" w:rsidDel="00000000" w:rsidP="00000000" w:rsidRDefault="00000000" w:rsidRPr="00000000" w14:paraId="00000319">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Autores tales como: </w:t>
      </w:r>
      <w:r w:rsidDel="00000000" w:rsidR="00000000" w:rsidRPr="00000000">
        <w:rPr>
          <w:rFonts w:ascii="Times New Roman" w:cs="Times New Roman" w:eastAsia="Times New Roman" w:hAnsi="Times New Roman"/>
          <w:smallCaps w:val="1"/>
          <w:sz w:val="20"/>
          <w:szCs w:val="20"/>
          <w:rtl w:val="0"/>
        </w:rPr>
        <w:t xml:space="preserve">Miranda Estrampes</w:t>
      </w:r>
      <w:r w:rsidDel="00000000" w:rsidR="00000000" w:rsidRPr="00000000">
        <w:rPr>
          <w:rFonts w:ascii="Times New Roman" w:cs="Times New Roman" w:eastAsia="Times New Roman" w:hAnsi="Times New Roman"/>
          <w:sz w:val="20"/>
          <w:szCs w:val="20"/>
          <w:rtl w:val="0"/>
        </w:rPr>
        <w:t xml:space="preserve">, 2018: 19; </w:t>
      </w:r>
      <w:r w:rsidDel="00000000" w:rsidR="00000000" w:rsidRPr="00000000">
        <w:rPr>
          <w:rFonts w:ascii="Times New Roman" w:cs="Times New Roman" w:eastAsia="Times New Roman" w:hAnsi="Times New Roman"/>
          <w:smallCaps w:val="1"/>
          <w:sz w:val="20"/>
          <w:szCs w:val="20"/>
          <w:rtl w:val="0"/>
        </w:rPr>
        <w:t xml:space="preserve">Nieva Fenoll, 2017: 5, </w:t>
      </w:r>
      <w:r w:rsidDel="00000000" w:rsidR="00000000" w:rsidRPr="00000000">
        <w:rPr>
          <w:rFonts w:ascii="Times New Roman" w:cs="Times New Roman" w:eastAsia="Times New Roman" w:hAnsi="Times New Roman"/>
          <w:smallCaps w:val="1"/>
          <w:color w:val="000000"/>
          <w:sz w:val="20"/>
          <w:szCs w:val="20"/>
          <w:rtl w:val="0"/>
        </w:rPr>
        <w:t xml:space="preserve">Gimeno Sendra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smallCaps w:val="1"/>
          <w:color w:val="000000"/>
          <w:sz w:val="20"/>
          <w:szCs w:val="20"/>
          <w:rtl w:val="0"/>
        </w:rPr>
        <w:t xml:space="preserve">Moreno Catena</w:t>
      </w:r>
      <w:r w:rsidDel="00000000" w:rsidR="00000000" w:rsidRPr="00000000">
        <w:rPr>
          <w:rFonts w:ascii="Times New Roman" w:cs="Times New Roman" w:eastAsia="Times New Roman" w:hAnsi="Times New Roman"/>
          <w:color w:val="000000"/>
          <w:sz w:val="20"/>
          <w:szCs w:val="20"/>
          <w:rtl w:val="0"/>
        </w:rPr>
        <w:t xml:space="preserve"> y </w:t>
      </w:r>
      <w:r w:rsidDel="00000000" w:rsidR="00000000" w:rsidRPr="00000000">
        <w:rPr>
          <w:rFonts w:ascii="Times New Roman" w:cs="Times New Roman" w:eastAsia="Times New Roman" w:hAnsi="Times New Roman"/>
          <w:smallCaps w:val="1"/>
          <w:color w:val="000000"/>
          <w:sz w:val="20"/>
          <w:szCs w:val="20"/>
          <w:rtl w:val="0"/>
        </w:rPr>
        <w:t xml:space="preserve">Cortés Domínguez, </w:t>
      </w:r>
      <w:r w:rsidDel="00000000" w:rsidR="00000000" w:rsidRPr="00000000">
        <w:rPr>
          <w:rFonts w:ascii="Times New Roman" w:cs="Times New Roman" w:eastAsia="Times New Roman" w:hAnsi="Times New Roman"/>
          <w:sz w:val="20"/>
          <w:szCs w:val="20"/>
          <w:rtl w:val="0"/>
        </w:rPr>
        <w:t xml:space="preserve">1996: 384-386</w:t>
      </w:r>
      <w:r w:rsidDel="00000000" w:rsidR="00000000" w:rsidRPr="00000000">
        <w:rPr>
          <w:rFonts w:ascii="Times New Roman" w:cs="Times New Roman" w:eastAsia="Times New Roman" w:hAnsi="Times New Roman"/>
          <w:smallCaps w:val="1"/>
          <w:color w:val="000000"/>
          <w:sz w:val="20"/>
          <w:szCs w:val="20"/>
          <w:rtl w:val="0"/>
        </w:rPr>
        <w:t xml:space="preserve">, Passanante</w:t>
      </w:r>
      <w:r w:rsidDel="00000000" w:rsidR="00000000" w:rsidRPr="00000000">
        <w:rPr>
          <w:rFonts w:ascii="Times New Roman" w:cs="Times New Roman" w:eastAsia="Times New Roman" w:hAnsi="Times New Roman"/>
          <w:color w:val="000000"/>
          <w:sz w:val="20"/>
          <w:szCs w:val="20"/>
          <w:rtl w:val="0"/>
        </w:rPr>
        <w:t xml:space="preserve">, 2017: 150;</w:t>
      </w:r>
      <w:r w:rsidDel="00000000" w:rsidR="00000000" w:rsidRPr="00000000">
        <w:rPr>
          <w:rFonts w:ascii="Times New Roman" w:cs="Times New Roman" w:eastAsia="Times New Roman" w:hAnsi="Times New Roman"/>
          <w:smallCaps w:val="1"/>
          <w:color w:val="000000"/>
          <w:sz w:val="20"/>
          <w:szCs w:val="20"/>
          <w:rtl w:val="0"/>
        </w:rPr>
        <w:t xml:space="preserve"> </w:t>
      </w:r>
      <w:r w:rsidDel="00000000" w:rsidR="00000000" w:rsidRPr="00000000">
        <w:rPr>
          <w:rFonts w:ascii="Times New Roman" w:cs="Times New Roman" w:eastAsia="Times New Roman" w:hAnsi="Times New Roman"/>
          <w:smallCaps w:val="1"/>
          <w:sz w:val="20"/>
          <w:szCs w:val="20"/>
          <w:rtl w:val="0"/>
        </w:rPr>
        <w:t xml:space="preserve">Gascón Abellán</w:t>
      </w:r>
      <w:r w:rsidDel="00000000" w:rsidR="00000000" w:rsidRPr="00000000">
        <w:rPr>
          <w:rFonts w:ascii="Times New Roman" w:cs="Times New Roman" w:eastAsia="Times New Roman" w:hAnsi="Times New Roman"/>
          <w:sz w:val="20"/>
          <w:szCs w:val="20"/>
          <w:rtl w:val="0"/>
        </w:rPr>
        <w:t xml:space="preserve">, 2006: 56-58; </w:t>
      </w:r>
      <w:r w:rsidDel="00000000" w:rsidR="00000000" w:rsidRPr="00000000">
        <w:rPr>
          <w:rFonts w:ascii="Times New Roman" w:cs="Times New Roman" w:eastAsia="Times New Roman" w:hAnsi="Times New Roman"/>
          <w:smallCaps w:val="1"/>
          <w:sz w:val="20"/>
          <w:szCs w:val="20"/>
          <w:rtl w:val="0"/>
        </w:rPr>
        <w:t xml:space="preserve">Picó i Junoy</w:t>
      </w:r>
      <w:r w:rsidDel="00000000" w:rsidR="00000000" w:rsidRPr="00000000">
        <w:rPr>
          <w:rFonts w:ascii="Times New Roman" w:cs="Times New Roman" w:eastAsia="Times New Roman" w:hAnsi="Times New Roman"/>
          <w:sz w:val="20"/>
          <w:szCs w:val="20"/>
          <w:rtl w:val="0"/>
        </w:rPr>
        <w:t xml:space="preserve">, 1996: 286; </w:t>
      </w:r>
      <w:r w:rsidDel="00000000" w:rsidR="00000000" w:rsidRPr="00000000">
        <w:rPr>
          <w:rFonts w:ascii="Times New Roman" w:cs="Times New Roman" w:eastAsia="Times New Roman" w:hAnsi="Times New Roman"/>
          <w:smallCaps w:val="1"/>
          <w:sz w:val="20"/>
          <w:szCs w:val="20"/>
          <w:rtl w:val="0"/>
        </w:rPr>
        <w:t xml:space="preserve">Martínez García,</w:t>
      </w:r>
      <w:r w:rsidDel="00000000" w:rsidR="00000000" w:rsidRPr="00000000">
        <w:rPr>
          <w:rFonts w:ascii="Times New Roman" w:cs="Times New Roman" w:eastAsia="Times New Roman" w:hAnsi="Times New Roman"/>
          <w:sz w:val="20"/>
          <w:szCs w:val="20"/>
          <w:rtl w:val="0"/>
        </w:rPr>
        <w:t xml:space="preserve"> 2003: 18; </w:t>
      </w:r>
      <w:r w:rsidDel="00000000" w:rsidR="00000000" w:rsidRPr="00000000">
        <w:rPr>
          <w:rFonts w:ascii="Times New Roman" w:cs="Times New Roman" w:eastAsia="Times New Roman" w:hAnsi="Times New Roman"/>
          <w:smallCaps w:val="1"/>
          <w:sz w:val="20"/>
          <w:szCs w:val="20"/>
          <w:rtl w:val="0"/>
        </w:rPr>
        <w:t xml:space="preserve">Armenta Deu, 2007:2; Ferrer Beltrán, 2007: 41;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mallCaps w:val="1"/>
          <w:sz w:val="20"/>
          <w:szCs w:val="20"/>
          <w:rtl w:val="0"/>
        </w:rPr>
        <w:t xml:space="preserve">Vescovi</w:t>
      </w:r>
      <w:r w:rsidDel="00000000" w:rsidR="00000000" w:rsidRPr="00000000">
        <w:rPr>
          <w:rFonts w:ascii="Times New Roman" w:cs="Times New Roman" w:eastAsia="Times New Roman" w:hAnsi="Times New Roman"/>
          <w:sz w:val="20"/>
          <w:szCs w:val="20"/>
          <w:rtl w:val="0"/>
        </w:rPr>
        <w:t xml:space="preserve">, 1997: 58; </w:t>
      </w:r>
      <w:r w:rsidDel="00000000" w:rsidR="00000000" w:rsidRPr="00000000">
        <w:rPr>
          <w:rFonts w:ascii="Times New Roman" w:cs="Times New Roman" w:eastAsia="Times New Roman" w:hAnsi="Times New Roman"/>
          <w:smallCaps w:val="1"/>
          <w:sz w:val="20"/>
          <w:szCs w:val="20"/>
          <w:rtl w:val="0"/>
        </w:rPr>
        <w:t xml:space="preserve">de Marino Borrego</w:t>
      </w:r>
      <w:r w:rsidDel="00000000" w:rsidR="00000000" w:rsidRPr="00000000">
        <w:rPr>
          <w:rFonts w:ascii="Times New Roman" w:cs="Times New Roman" w:eastAsia="Times New Roman" w:hAnsi="Times New Roman"/>
          <w:sz w:val="20"/>
          <w:szCs w:val="20"/>
          <w:rtl w:val="0"/>
        </w:rPr>
        <w:t xml:space="preserve">, 1983: 613; </w:t>
      </w:r>
      <w:r w:rsidDel="00000000" w:rsidR="00000000" w:rsidRPr="00000000">
        <w:rPr>
          <w:rFonts w:ascii="Times New Roman" w:cs="Times New Roman" w:eastAsia="Times New Roman" w:hAnsi="Times New Roman"/>
          <w:smallCaps w:val="1"/>
          <w:sz w:val="20"/>
          <w:szCs w:val="20"/>
          <w:rtl w:val="0"/>
        </w:rPr>
        <w:t xml:space="preserve">Jorge Barreiro</w:t>
      </w:r>
      <w:r w:rsidDel="00000000" w:rsidR="00000000" w:rsidRPr="00000000">
        <w:rPr>
          <w:rFonts w:ascii="Times New Roman" w:cs="Times New Roman" w:eastAsia="Times New Roman" w:hAnsi="Times New Roman"/>
          <w:sz w:val="20"/>
          <w:szCs w:val="20"/>
          <w:rtl w:val="0"/>
        </w:rPr>
        <w:t xml:space="preserve">, 1993: 1228; </w:t>
      </w:r>
      <w:r w:rsidDel="00000000" w:rsidR="00000000" w:rsidRPr="00000000">
        <w:rPr>
          <w:rFonts w:ascii="Times New Roman" w:cs="Times New Roman" w:eastAsia="Times New Roman" w:hAnsi="Times New Roman"/>
          <w:smallCaps w:val="1"/>
          <w:sz w:val="20"/>
          <w:szCs w:val="20"/>
          <w:rtl w:val="0"/>
        </w:rPr>
        <w:t xml:space="preserve">Echeverría Donoso</w:t>
      </w:r>
      <w:r w:rsidDel="00000000" w:rsidR="00000000" w:rsidRPr="00000000">
        <w:rPr>
          <w:rFonts w:ascii="Times New Roman" w:cs="Times New Roman" w:eastAsia="Times New Roman" w:hAnsi="Times New Roman"/>
          <w:sz w:val="20"/>
          <w:szCs w:val="20"/>
          <w:rtl w:val="0"/>
        </w:rPr>
        <w:t xml:space="preserve">, 2010: 3. En cuanto a las líneas jurisprudenciales se puede citar: Sentencia 114</w:t>
      </w:r>
      <w:sdt>
        <w:sdtPr>
          <w:id w:val="-1955908338"/>
          <w:tag w:val="goog_rdk_790"/>
        </w:sdtPr>
        <w:sdtContent>
          <w:ins w:author="Jordi Ferrer Beltran" w:id="416" w:date="2025-09-08T01:45:00Z">
            <w:r w:rsidDel="00000000" w:rsidR="00000000" w:rsidRPr="00000000">
              <w:rPr>
                <w:rFonts w:ascii="Times New Roman" w:cs="Times New Roman" w:eastAsia="Times New Roman" w:hAnsi="Times New Roman"/>
                <w:sz w:val="20"/>
                <w:szCs w:val="20"/>
                <w:rtl w:val="0"/>
              </w:rPr>
              <w:t xml:space="preserve">/1984, de</w:t>
            </w:r>
          </w:ins>
        </w:sdtContent>
      </w:sdt>
      <w:sdt>
        <w:sdtPr>
          <w:id w:val="272667834"/>
          <w:tag w:val="goog_rdk_791"/>
        </w:sdtPr>
        <w:sdtContent>
          <w:del w:author="Jordi Ferrer Beltran" w:id="416" w:date="2025-09-08T01:45:00Z">
            <w:r w:rsidDel="00000000" w:rsidR="00000000" w:rsidRPr="00000000">
              <w:rPr>
                <w:rFonts w:ascii="Times New Roman" w:cs="Times New Roman" w:eastAsia="Times New Roman" w:hAnsi="Times New Roman"/>
                <w:sz w:val="20"/>
                <w:szCs w:val="20"/>
                <w:rtl w:val="0"/>
              </w:rPr>
              <w:delText xml:space="preserve"> del</w:delText>
            </w:r>
          </w:del>
        </w:sdtContent>
      </w:sdt>
      <w:r w:rsidDel="00000000" w:rsidR="00000000" w:rsidRPr="00000000">
        <w:rPr>
          <w:rFonts w:ascii="Times New Roman" w:cs="Times New Roman" w:eastAsia="Times New Roman" w:hAnsi="Times New Roman"/>
          <w:sz w:val="20"/>
          <w:szCs w:val="20"/>
          <w:rtl w:val="0"/>
        </w:rPr>
        <w:t xml:space="preserve"> 29 de noviembre</w:t>
      </w:r>
      <w:sdt>
        <w:sdtPr>
          <w:id w:val="-93725689"/>
          <w:tag w:val="goog_rdk_792"/>
        </w:sdtPr>
        <w:sdtContent>
          <w:ins w:author="Jordi Ferrer Beltran" w:id="417" w:date="2025-09-08T01:46:00Z">
            <w:r w:rsidDel="00000000" w:rsidR="00000000" w:rsidRPr="00000000">
              <w:rPr>
                <w:rFonts w:ascii="Times New Roman" w:cs="Times New Roman" w:eastAsia="Times New Roman" w:hAnsi="Times New Roman"/>
                <w:sz w:val="20"/>
                <w:szCs w:val="20"/>
                <w:rtl w:val="0"/>
              </w:rPr>
              <w:t xml:space="preserve">,</w:t>
            </w:r>
          </w:ins>
        </w:sdtContent>
      </w:sdt>
      <w:r w:rsidDel="00000000" w:rsidR="00000000" w:rsidRPr="00000000">
        <w:rPr>
          <w:rFonts w:ascii="Times New Roman" w:cs="Times New Roman" w:eastAsia="Times New Roman" w:hAnsi="Times New Roman"/>
          <w:sz w:val="20"/>
          <w:szCs w:val="20"/>
          <w:rtl w:val="0"/>
        </w:rPr>
        <w:t xml:space="preserve"> </w:t>
      </w:r>
      <w:sdt>
        <w:sdtPr>
          <w:id w:val="686996168"/>
          <w:tag w:val="goog_rdk_793"/>
        </w:sdtPr>
        <w:sdtContent>
          <w:del w:author="Jordi Ferrer Beltran" w:id="418" w:date="2025-09-08T01:46:00Z">
            <w:r w:rsidDel="00000000" w:rsidR="00000000" w:rsidRPr="00000000">
              <w:rPr>
                <w:rFonts w:ascii="Times New Roman" w:cs="Times New Roman" w:eastAsia="Times New Roman" w:hAnsi="Times New Roman"/>
                <w:sz w:val="20"/>
                <w:szCs w:val="20"/>
                <w:rtl w:val="0"/>
              </w:rPr>
              <w:delText xml:space="preserve">de 1984 </w:delText>
            </w:r>
          </w:del>
        </w:sdtContent>
      </w:sdt>
      <w:r w:rsidDel="00000000" w:rsidR="00000000" w:rsidRPr="00000000">
        <w:rPr>
          <w:rFonts w:ascii="Times New Roman" w:cs="Times New Roman" w:eastAsia="Times New Roman" w:hAnsi="Times New Roman"/>
          <w:sz w:val="20"/>
          <w:szCs w:val="20"/>
          <w:rtl w:val="0"/>
        </w:rPr>
        <w:t xml:space="preserve">del Tribunal Constitucional</w:t>
      </w:r>
      <w:sdt>
        <w:sdtPr>
          <w:id w:val="1815743488"/>
          <w:tag w:val="goog_rdk_794"/>
        </w:sdtPr>
        <w:sdtContent>
          <w:del w:author="Jordi Ferrer Beltran" w:id="419" w:date="2025-09-08T01:46:00Z">
            <w:r w:rsidDel="00000000" w:rsidR="00000000" w:rsidRPr="00000000">
              <w:rPr>
                <w:rFonts w:ascii="Times New Roman" w:cs="Times New Roman" w:eastAsia="Times New Roman" w:hAnsi="Times New Roman"/>
                <w:sz w:val="20"/>
                <w:szCs w:val="20"/>
                <w:rtl w:val="0"/>
              </w:rPr>
              <w:delText xml:space="preserve"> de España</w:delText>
            </w:r>
          </w:del>
        </w:sdtContent>
      </w:sdt>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138">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STS 3162/2022</w:t>
      </w:r>
      <w:sdt>
        <w:sdtPr>
          <w:id w:val="12914061"/>
          <w:tag w:val="goog_rdk_795"/>
        </w:sdtPr>
        <w:sdtContent>
          <w:del w:author="Jordi Ferrer Beltran" w:id="420" w:date="2025-09-08T01:4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 Tribunal Supremo</w:delText>
            </w:r>
          </w:del>
        </w:sdtContent>
      </w:sdt>
      <w:sdt>
        <w:sdtPr>
          <w:id w:val="1746804412"/>
          <w:tag w:val="goog_rdk_796"/>
        </w:sdtPr>
        <w:sdtContent>
          <w:ins w:author="Jordi Ferrer Beltran" w:id="420" w:date="2025-09-08T01:4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26 de julio, de la</w:t>
            </w:r>
          </w:ins>
        </w:sdtContent>
      </w:sdt>
      <w:sdt>
        <w:sdtPr>
          <w:id w:val="723513560"/>
          <w:tag w:val="goog_rdk_797"/>
        </w:sdtPr>
        <w:sdtContent>
          <w:del w:author="Jordi Ferrer Beltran" w:id="421" w:date="2025-09-08T01:4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Sala de lo Contencioso</w:t>
      </w:r>
      <w:sdt>
        <w:sdtPr>
          <w:id w:val="-1734870037"/>
          <w:tag w:val="goog_rdk_798"/>
        </w:sdtPr>
        <w:sdtContent>
          <w:ins w:author="Jordi Ferrer Beltran" w:id="422" w:date="2025-09-08T01:47: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-Administrativo.</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631512980"/>
          <w:tag w:val="goog_rdk_799"/>
        </w:sdtPr>
        <w:sdtContent>
          <w:del w:author="Jordi Ferrer Beltran" w:id="423" w:date="2025-09-08T01:4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Sede: Madrid Sección: 2 Fecha: 26/07/2022 Nº de Recurso: 5427/2020.</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139">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Cuestiones que serán abordadas en el segundo </w:t>
      </w:r>
      <w:sdt>
        <w:sdtPr>
          <w:id w:val="1007372887"/>
          <w:tag w:val="goog_rdk_800"/>
        </w:sdtPr>
        <w:sdtContent>
          <w:del w:author="Jordi Ferrer Beltran" w:id="424" w:date="2025-09-08T01:5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de los </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capítulo</w:t>
      </w:r>
      <w:sdt>
        <w:sdtPr>
          <w:id w:val="-501892334"/>
          <w:tag w:val="goog_rdk_801"/>
        </w:sdtPr>
        <w:sdtContent>
          <w:del w:author="Jordi Ferrer Beltran" w:id="425" w:date="2025-09-08T01:5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esta tesis, donde se estudia el contexto en el que tiene lugar la prueba ilícita.</w:t>
      </w:r>
    </w:p>
  </w:footnote>
  <w:footnote w:id="140">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2110544800"/>
          <w:tag w:val="goog_rdk_802"/>
        </w:sdtPr>
        <w:sdtContent>
          <w:del w:author="Jordi Ferrer Beltran" w:id="426" w:date="2025-09-08T02:00: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Con </w:delText>
            </w:r>
          </w:del>
        </w:sdtContent>
      </w:sdt>
      <w:sdt>
        <w:sdtPr>
          <w:id w:val="1399297819"/>
          <w:tag w:val="goog_rdk_803"/>
        </w:sdtPr>
        <w:sdtContent>
          <w:ins w:author="Jordi Ferrer Beltran" w:id="426" w:date="2025-09-08T02:00: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Una </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excepción </w:t>
      </w:r>
      <w:sdt>
        <w:sdtPr>
          <w:id w:val="-868035347"/>
          <w:tag w:val="goog_rdk_804"/>
        </w:sdtPr>
        <w:sdtContent>
          <w:ins w:author="Jordi Ferrer Beltran" w:id="427" w:date="2025-09-08T02:00: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w:t>
            </w:r>
          </w:ins>
        </w:sdtContent>
      </w:sdt>
      <w:sdt>
        <w:sdtPr>
          <w:id w:val="-1710987214"/>
          <w:tag w:val="goog_rdk_805"/>
        </w:sdtPr>
        <w:sdtContent>
          <w:del w:author="Jordi Ferrer Beltran" w:id="427" w:date="2025-09-08T02:00: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de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normativa mexicana. En el Código nacional de procedimientos penales de México se regula en su artículo 264 lo siguiente: Nulidad de la prueba. Se considera prueba ilícita cualquier dato o prueba obtenidos con violación de los derechos fundamentales, lo que será motivo de exclusión o nulidad. Las partes harán valer la nulidad del medio de prueba en cualquier etapa del proceso y el juez o Tribunal deberá pronunciarse al respecto. Este es uno de los ordenamientos jurídicos que sí establece una definición de la prueba ilícita, que conjuga luego con las consecuencias. </w:t>
      </w:r>
      <w:sdt>
        <w:sdtPr>
          <w:id w:val="-2143854444"/>
          <w:tag w:val="goog_rdk_806"/>
        </w:sdtPr>
        <w:sdtContent>
          <w:del w:author="Jordi Ferrer Beltran" w:id="428" w:date="2025-09-08T02:08: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Nota: De aquí en adelante se utilizan “régimen jurídico” y “regulación jurídica” como sinónimos, a los efectos de explicar el argumento central de esta parte del capítulo.</w:delText>
            </w:r>
          </w:del>
        </w:sdtContent>
      </w:sdt>
      <w:r w:rsidDel="00000000" w:rsidR="00000000" w:rsidRPr="00000000">
        <w:rPr>
          <w:rtl w:val="0"/>
        </w:rPr>
      </w:r>
    </w:p>
  </w:footnote>
  <w:footnote w:id="141">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Las ideas y los debates más importantes sobre las excepciones de la prueba ilícita son desarrolladas en el capítulo tercero de esta tesis.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Infra,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157.</w:t>
      </w:r>
    </w:p>
  </w:footnote>
  <w:footnote w:id="142">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características o credenciales epistémicas se entiende </w:t>
      </w:r>
      <w:sdt>
        <w:sdtPr>
          <w:id w:val="1563015246"/>
          <w:tag w:val="goog_rdk_807"/>
        </w:sdtPr>
        <w:sdtContent>
          <w:del w:author="Jordi Ferrer Beltran" w:id="429" w:date="2025-09-08T02:13:00Z"/>
          <w:sdt>
            <w:sdtPr>
              <w:id w:val="1648091124"/>
              <w:tag w:val="goog_rdk_808"/>
            </w:sdtPr>
            <w:sdtContent>
              <w:del w:author="Jordi Ferrer Beltran" w:id="429" w:date="2025-09-08T02:13:00Z">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Change w:author="Jordi Ferrer Beltran" w:id="430" w:date="2025-09-08T02:14:00Z">
                      <w:rPr>
                        <w:rFonts w:ascii="Times New Roman" w:cs="Times New Roman" w:eastAsia="Times New Roman" w:hAnsi="Times New Roman"/>
                        <w:b w:val="0"/>
                        <w:i w:val="0"/>
                        <w:smallCaps w:val="0"/>
                        <w:strike w:val="0"/>
                        <w:color w:val="000000"/>
                        <w:sz w:val="20"/>
                        <w:szCs w:val="20"/>
                        <w:u w:val="none"/>
                        <w:shd w:fill="auto" w:val="clear"/>
                        <w:vertAlign w:val="baseline"/>
                      </w:rPr>
                    </w:rPrChange>
                  </w:rPr>
                  <w:delText xml:space="preserve">a </w:delText>
                </w:r>
              </w:del>
            </w:sdtContent>
          </w:sdt>
          <w:del w:author="Jordi Ferrer Beltran" w:id="429" w:date="2025-09-08T02:13:00Z"/>
        </w:sdtContent>
      </w:sdt>
      <w:sdt>
        <w:sdtPr>
          <w:id w:val="-1912420547"/>
          <w:tag w:val="goog_rdk_809"/>
        </w:sdtPr>
        <w:sdtContent>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Change w:author="Jordi Ferrer Beltran" w:id="430" w:date="2025-09-08T02:14:00Z">
                <w:rPr>
                  <w:rFonts w:ascii="Times New Roman" w:cs="Times New Roman" w:eastAsia="Times New Roman" w:hAnsi="Times New Roman"/>
                  <w:b w:val="0"/>
                  <w:i w:val="0"/>
                  <w:smallCaps w:val="0"/>
                  <w:strike w:val="0"/>
                  <w:color w:val="000000"/>
                  <w:sz w:val="20"/>
                  <w:szCs w:val="20"/>
                  <w:u w:val="none"/>
                  <w:shd w:fill="auto" w:val="clear"/>
                  <w:vertAlign w:val="baseline"/>
                </w:rPr>
              </w:rPrChange>
            </w:rPr>
            <w:t xml:space="preserve">la relevancia</w:t>
          </w:r>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 fiabilidad de la prueba. En ese sentido es importante señalar que, aunque ciertamente pueda parecer extraño utilizar estos términos porque la prueba ilícita no pare</w:t>
      </w:r>
      <w:sdt>
        <w:sdtPr>
          <w:id w:val="-1528566851"/>
          <w:tag w:val="goog_rdk_810"/>
        </w:sdtPr>
        <w:sdtContent>
          <w:ins w:author="Jordi Ferrer Beltran" w:id="431" w:date="2025-09-08T02:17: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w:t>
            </w:r>
          </w:ins>
        </w:sdtContent>
      </w:sdt>
      <w:sdt>
        <w:sdtPr>
          <w:id w:val="1802483152"/>
          <w:tag w:val="goog_rdk_811"/>
        </w:sdtPr>
        <w:sdtContent>
          <w:del w:author="Jordi Ferrer Beltran" w:id="431" w:date="2025-09-08T02:17: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zca</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tener potencial epistémico en sí misma </w:t>
      </w:r>
      <w:sdt>
        <w:sdtPr>
          <w:id w:val="-1826380663"/>
          <w:tag w:val="goog_rdk_812"/>
        </w:sdtPr>
        <w:sdtContent>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Change w:author="Jordi Ferrer Beltran" w:id="432" w:date="2025-09-08T02:14:00Z">
                <w:rPr>
                  <w:rFonts w:ascii="Times New Roman" w:cs="Times New Roman" w:eastAsia="Times New Roman" w:hAnsi="Times New Roman"/>
                  <w:b w:val="0"/>
                  <w:i w:val="0"/>
                  <w:smallCaps w:val="0"/>
                  <w:strike w:val="0"/>
                  <w:color w:val="000000"/>
                  <w:sz w:val="20"/>
                  <w:szCs w:val="20"/>
                  <w:u w:val="none"/>
                  <w:shd w:fill="auto" w:val="clear"/>
                  <w:vertAlign w:val="baseline"/>
                </w:rPr>
              </w:rPrChange>
            </w:rPr>
            <w:t xml:space="preserve">(al no promover la averiguación de la verdad)</w:t>
          </w:r>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esta autora se vale de ellos para explicar el punto relativo a cómo se puede ver afectada la prueba respecto de su relevancia o fiabilidad.</w:t>
      </w:r>
      <w:r w:rsidDel="00000000" w:rsidR="00000000" w:rsidRPr="00000000">
        <w:rPr>
          <w:rtl w:val="0"/>
        </w:rPr>
      </w:r>
    </w:p>
  </w:footnote>
  <w:footnote w:id="143">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idea de que la declaración de la prueba ilícita </w:t>
      </w:r>
      <w:sdt>
        <w:sdtPr>
          <w:id w:val="-179853074"/>
          <w:tag w:val="goog_rdk_813"/>
        </w:sdtPr>
        <w:sdtContent>
          <w:del w:author="Jordi Ferrer Beltran" w:id="433" w:date="2025-09-08T02:24: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requiere </w:delText>
            </w:r>
          </w:del>
        </w:sdtContent>
      </w:sdt>
      <w:sdt>
        <w:sdtPr>
          <w:id w:val="-1725230005"/>
          <w:tag w:val="goog_rdk_814"/>
        </w:sdtPr>
        <w:sdtContent>
          <w:ins w:author="Jordi Ferrer Beltran" w:id="433" w:date="2025-09-08T02:24: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conlleva </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efecto o consecuencia de la exclusión resulta criterio mayoritario de la doctrina sobre el tema. Sin embargo, en el análisis de los pronunciamientos jurisprudenciales al respecto de casos sobre prueba ilícita, se puede notar que a dicha regla de exclusión también se le incorporan excepciones de manera habitual, es decir se termina admitiendo la prueba ilícita. Esto último puede estar determinado por razones diversas, relacionadas con los sujetos que produjeron la ilicitud, con los fundamentos de la regla de exclusión y con cuestiones específicas del tipo de delito de que se trate o características de los hechos, entre otras.</w:t>
      </w:r>
      <w:r w:rsidDel="00000000" w:rsidR="00000000" w:rsidRPr="00000000">
        <w:rPr>
          <w:rtl w:val="0"/>
        </w:rPr>
      </w:r>
    </w:p>
  </w:footnote>
  <w:footnote w:id="144">
    <w:sdt>
      <w:sdtPr>
        <w:id w:val="-1740864811"/>
        <w:tag w:val="goog_rdk_817"/>
      </w:sdtPr>
      <w:sdtContent>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Jordi Ferrer Beltran" w:id="347" w:date="2025-09-08T02:26:00Z"/>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sdt>
            <w:sdtPr>
              <w:id w:val="-1004605165"/>
              <w:tag w:val="goog_rdk_816"/>
            </w:sdtPr>
            <w:sdtContent>
              <w:del w:author="Jordi Ferrer Beltran" w:id="347" w:date="2025-09-08T02:2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w:delTex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delText xml:space="preserve">Vid. Supra</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Capítulo I, sub-epígrafe 1.1.2.3, relativo a las prohibiciones probatorias y su alcance.</w:delText>
                </w:r>
              </w:del>
            </w:sdtContent>
          </w:sdt>
        </w:p>
      </w:sdtContent>
    </w:sdt>
    <w:sdt>
      <w:sdtPr>
        <w:id w:val="1683502234"/>
        <w:tag w:val="goog_rdk_819"/>
      </w:sdtPr>
      <w:sdtContent>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Jordi Ferrer Beltran" w:id="347" w:date="2025-09-08T02:26:00Z"/>
              <w:rFonts w:ascii="Times New Roman" w:cs="Times New Roman" w:eastAsia="Times New Roman" w:hAnsi="Times New Roman"/>
              <w:b w:val="0"/>
              <w:i w:val="0"/>
              <w:smallCaps w:val="0"/>
              <w:strike w:val="0"/>
              <w:color w:val="000000"/>
              <w:sz w:val="20"/>
              <w:szCs w:val="20"/>
              <w:u w:val="none"/>
              <w:shd w:fill="auto" w:val="clear"/>
              <w:vertAlign w:val="baseline"/>
            </w:rPr>
          </w:pPr>
          <w:sdt>
            <w:sdtPr>
              <w:id w:val="1117881251"/>
              <w:tag w:val="goog_rdk_818"/>
            </w:sdtPr>
            <w:sdtContent>
              <w:del w:author="Jordi Ferrer Beltran" w:id="347" w:date="2025-09-08T02:2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Siguiendo la distinción de </w:delTex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delText xml:space="preserve">Ródenas </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sobre normas regulativas, reglas y principios. </w:delTex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delText xml:space="preserve">Vid</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w:delTex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delText xml:space="preserve">Ródenas</w:delTex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2015: 15 y ss.</w:delText>
                </w:r>
              </w:del>
            </w:sdtContent>
          </w:sdt>
        </w:p>
      </w:sdtContent>
    </w:sdt>
    <w:sdt>
      <w:sdtPr>
        <w:id w:val="1621727905"/>
        <w:tag w:val="goog_rdk_821"/>
      </w:sdtPr>
      <w:sdtContent>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del w:author="Jordi Ferrer Beltran" w:id="347" w:date="2025-09-08T02:26:00Z"/>
              <w:rFonts w:ascii="Times New Roman" w:cs="Times New Roman" w:eastAsia="Times New Roman" w:hAnsi="Times New Roman"/>
              <w:b w:val="0"/>
              <w:i w:val="0"/>
              <w:smallCaps w:val="0"/>
              <w:strike w:val="0"/>
              <w:color w:val="000000"/>
              <w:sz w:val="20"/>
              <w:szCs w:val="20"/>
              <w:u w:val="none"/>
              <w:shd w:fill="auto" w:val="clear"/>
              <w:vertAlign w:val="baseline"/>
            </w:rPr>
          </w:pPr>
          <w:sdt>
            <w:sdtPr>
              <w:id w:val="825658473"/>
              <w:tag w:val="goog_rdk_820"/>
            </w:sdtPr>
            <w:sdtContent>
              <w:del w:author="Jordi Ferrer Beltran" w:id="347" w:date="2025-09-08T02:2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Ahora bien, para esta sección dedicada a las prohibiciones probatorias se tienen en cuenta ejemplos de normativas jurídicas de España y de algunos países de Latinoamérica. En todos los casos son ordenamientos jurídicos que responden a una tradición y cultura jurídica similar, que comparten puntos relativos a las prohibiciones probatorias.   </w:delText>
                </w:r>
              </w:del>
            </w:sdtContent>
          </w:sdt>
        </w:p>
      </w:sdtContent>
    </w:sdt>
  </w:footnote>
  <w:footnote w:id="145">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este sentido se comparte la clasificación de las prohibiciones probatorias desarrollada por la escuela alemana, según lo señalado en el capítulo anterior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Infra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el Capítulo I, sub-epígrafe 1.1.2.3 dedicado a las prohibiciones probatorias y su alcance).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todos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 1903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Roxin, 2000: 188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329.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 esta parte de la investigación se pretende hacer el análisis de la actividad de vulneración de las normas, en específico las prohibiciones de producción probatorias; a partir de ahí se profundiza en la relación entre estas y la institución objeto de estudio. No se abordan las prohibiciones de utilización probatoria ni la regla de exclusión porque ambas figuras responden a las consecuencias de la prueba ilícita y sus formas de manifestación; elementos desarrollados en el capítulo siguiente.</w:t>
      </w:r>
    </w:p>
  </w:footnote>
  <w:footnote w:id="146">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Cuando </w:t>
      </w:r>
      <w:sdt>
        <w:sdtPr>
          <w:id w:val="767356281"/>
          <w:tag w:val="goog_rdk_822"/>
        </w:sdtPr>
        <w:sdtContent>
          <w:del w:author="Jordi Ferrer Beltran" w:id="434" w:date="2025-09-08T02:31: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se </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alud</w:t>
      </w:r>
      <w:sdt>
        <w:sdtPr>
          <w:id w:val="1231886181"/>
          <w:tag w:val="goog_rdk_823"/>
        </w:sdtPr>
        <w:sdtContent>
          <w:ins w:author="Jordi Ferrer Beltran" w:id="435" w:date="2025-09-08T02:31: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w:t>
            </w:r>
          </w:ins>
        </w:sdtContent>
      </w:sdt>
      <w:sdt>
        <w:sdtPr>
          <w:id w:val="-1045520412"/>
          <w:tag w:val="goog_rdk_824"/>
        </w:sdtPr>
        <w:sdtContent>
          <w:del w:author="Jordi Ferrer Beltran" w:id="435" w:date="2025-09-08T02:31: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e</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que existe una relación entre las prohibiciones de producción probatoria y la prueba ilícita, </w:t>
      </w:r>
      <w:sdt>
        <w:sdtPr>
          <w:id w:val="2063383195"/>
          <w:tag w:val="goog_rdk_825"/>
        </w:sdtPr>
        <w:sdtContent>
          <w:del w:author="Jordi Ferrer Beltran" w:id="436" w:date="2025-09-08T02:3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se </w:delText>
            </w:r>
          </w:del>
        </w:sdtContent>
      </w:sdt>
      <w:sdt>
        <w:sdtPr>
          <w:id w:val="-465815697"/>
          <w:tag w:val="goog_rdk_826"/>
        </w:sdtPr>
        <w:sdtContent>
          <w:ins w:author="Jordi Ferrer Beltran" w:id="436" w:date="2025-09-08T02:3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apunto a </w:t>
            </w:r>
          </w:ins>
        </w:sdtContent>
      </w:sdt>
      <w:sdt>
        <w:sdtPr>
          <w:id w:val="-168259249"/>
          <w:tag w:val="goog_rdk_827"/>
        </w:sdtPr>
        <w:sdtContent>
          <w:del w:author="Jordi Ferrer Beltran" w:id="437" w:date="2025-09-08T02:32:00Z"/>
          <w:sdt>
            <w:sdtPr>
              <w:id w:val="-1202423563"/>
              <w:tag w:val="goog_rdk_828"/>
            </w:sdtPr>
            <w:sdtContent>
              <w:del w:author="Jordi Ferrer Beltran" w:id="437" w:date="2025-09-08T02:32:00Z">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Change w:author="Jordi Ferrer Beltran" w:id="438" w:date="2025-09-08T02:33:00Z">
                      <w:rPr>
                        <w:rFonts w:ascii="Times New Roman" w:cs="Times New Roman" w:eastAsia="Times New Roman" w:hAnsi="Times New Roman"/>
                        <w:b w:val="0"/>
                        <w:i w:val="0"/>
                        <w:smallCaps w:val="0"/>
                        <w:strike w:val="0"/>
                        <w:color w:val="000000"/>
                        <w:sz w:val="20"/>
                        <w:szCs w:val="20"/>
                        <w:u w:val="none"/>
                        <w:shd w:fill="auto" w:val="clear"/>
                        <w:vertAlign w:val="baseline"/>
                      </w:rPr>
                    </w:rPrChange>
                  </w:rPr>
                  <w:delText xml:space="preserve">significa </w:delText>
                </w:r>
              </w:del>
            </w:sdtContent>
          </w:sdt>
          <w:del w:author="Jordi Ferrer Beltran" w:id="437" w:date="2025-09-08T02:32:00Z"/>
        </w:sdtContent>
      </w:sdt>
      <w:sdt>
        <w:sdtPr>
          <w:id w:val="866472298"/>
          <w:tag w:val="goog_rdk_829"/>
        </w:sdtPr>
        <w:sdtContent>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Change w:author="Jordi Ferrer Beltran" w:id="438" w:date="2025-09-08T02:33:00Z">
                <w:rPr>
                  <w:rFonts w:ascii="Times New Roman" w:cs="Times New Roman" w:eastAsia="Times New Roman" w:hAnsi="Times New Roman"/>
                  <w:b w:val="0"/>
                  <w:i w:val="0"/>
                  <w:smallCaps w:val="0"/>
                  <w:strike w:val="0"/>
                  <w:color w:val="000000"/>
                  <w:sz w:val="20"/>
                  <w:szCs w:val="20"/>
                  <w:u w:val="none"/>
                  <w:shd w:fill="auto" w:val="clear"/>
                  <w:vertAlign w:val="baseline"/>
                </w:rPr>
              </w:rPrChange>
            </w:rPr>
            <w:t xml:space="preserve">que para que pueda declararse una prueba como tal primero debe quebrantarse una prohibición de producción probatoria (es una explicación para este tipo de relación específicamente</w:t>
          </w:r>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palabras del procesalismo</w:t>
      </w:r>
      <w:sdt>
        <w:sdtPr>
          <w:id w:val="505553804"/>
          <w:tag w:val="goog_rdk_830"/>
        </w:sdtPr>
        <w:sdtContent>
          <w:ins w:author="Jordi Ferrer Beltran" w:id="439" w:date="2025-09-08T02:32: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las prohibiciones de producción probatoria funcionan como una de las causales de la ilicitud. Ahora bien, cada tipo de prohibición de producción probatoria tiene un objeto específico, y en dependencia de ello parece haber una lectura diferente de cara a las credenciales epistémicas de la prueba ilícita. Esta lectura puede ser de carácter epistémico o de otra naturaleza, solo que en este espacio resulta útil hablar de cómo se pueda afectar</w:t>
      </w:r>
      <w:sdt>
        <w:sdtPr>
          <w:id w:val="662630985"/>
          <w:tag w:val="goog_rdk_831"/>
        </w:sdtPr>
        <w:sdtContent>
          <w:ins w:author="Jordi Ferrer Beltran" w:id="440" w:date="2025-09-08T02:34: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calidad epistémica de la prueba </w:t>
      </w:r>
      <w:sdt>
        <w:sdtPr>
          <w:id w:val="732184718"/>
          <w:tag w:val="goog_rdk_832"/>
        </w:sdtPr>
        <w:sdtContent>
          <w:del w:author="Jordi Ferrer Beltran" w:id="441" w:date="2025-09-08T02:3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frente a</w:delText>
            </w:r>
          </w:del>
        </w:sdtContent>
      </w:sdt>
      <w:sdt>
        <w:sdtPr>
          <w:id w:val="508923555"/>
          <w:tag w:val="goog_rdk_833"/>
        </w:sdtPr>
        <w:sdtContent>
          <w:ins w:author="Jordi Ferrer Beltran" w:id="441" w:date="2025-09-08T02:35: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violación de</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ese tipo de prohibiciones probatorias.</w:t>
      </w:r>
      <w:r w:rsidDel="00000000" w:rsidR="00000000" w:rsidRPr="00000000">
        <w:rPr>
          <w:rtl w:val="0"/>
        </w:rPr>
      </w:r>
    </w:p>
  </w:footnote>
  <w:footnote w:id="147">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77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Abellán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2012: 1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Limardo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2021: 6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Muñoz Aranguren, 2024: 311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ss.</w:t>
      </w:r>
    </w:p>
  </w:footnote>
  <w:footnote w:id="148">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sdt>
        <w:sdtPr>
          <w:id w:val="30447413"/>
          <w:tag w:val="goog_rdk_834"/>
        </w:sdtPr>
        <w:sdtContent>
          <w:ins w:author="Jordi Ferrer Beltran" w:id="442" w:date="2025-09-08T02:48: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 respecto,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w:t>
            </w:r>
          </w:ins>
        </w:sdtContent>
      </w:sdt>
      <w:sdt>
        <w:sdtPr>
          <w:id w:val="-815214211"/>
          <w:tag w:val="goog_rdk_835"/>
        </w:sdtPr>
        <w:sdtContent>
          <w:del w:author="Jordi Ferrer Beltran" w:id="442" w:date="2025-09-08T02:48:00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delText xml:space="preserve">V</w:delText>
            </w:r>
          </w:del>
        </w:sdtContent>
      </w:sdt>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todos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329 y ss.</w:t>
      </w:r>
      <w:r w:rsidDel="00000000" w:rsidR="00000000" w:rsidRPr="00000000">
        <w:rPr>
          <w:rtl w:val="0"/>
        </w:rPr>
      </w:r>
    </w:p>
  </w:footnote>
  <w:footnote w:id="149">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 Abellán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explica que la mayoría de estas reglas</w:t>
      </w:r>
      <w:sdt>
        <w:sdtPr>
          <w:id w:val="-1399315510"/>
          <w:tag w:val="goog_rdk_836"/>
        </w:sdtPr>
        <w:sdtContent>
          <w:ins w:author="Jordi Ferrer Beltran" w:id="443" w:date="2025-09-08T02:56: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contra-epistémicas</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son limitaciones o prohibiciones probatorias, es decir, reglas que impiden o limitan el uso de ciertas fuentes, objeto y/o medios de prueba y/o suprimen o limitan la eficacia de la información aportada por ellas.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 Abellán, 2006: 54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ss.</w:t>
      </w:r>
      <w:r w:rsidDel="00000000" w:rsidR="00000000" w:rsidRPr="00000000">
        <w:rPr>
          <w:rtl w:val="0"/>
        </w:rPr>
      </w:r>
    </w:p>
  </w:footnote>
  <w:footnote w:id="150">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ese punto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 Abellán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hace una aclaración respecto del fundamento o vínculo axiológico de las reglas sobre la prueba</w:t>
      </w:r>
      <w:sdt>
        <w:sdtPr>
          <w:id w:val="276197977"/>
          <w:tag w:val="goog_rdk_837"/>
        </w:sdtPr>
        <w:sdtContent>
          <w:ins w:author="Jordi Ferrer Beltran" w:id="444" w:date="2025-09-08T02:58: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así, </w:t>
            </w:r>
          </w:ins>
        </w:sdtContent>
      </w:sdt>
      <w:sdt>
        <w:sdtPr>
          <w:id w:val="1866448008"/>
          <w:tag w:val="goog_rdk_838"/>
        </w:sdtPr>
        <w:sdtContent>
          <w:del w:author="Jordi Ferrer Beltran" w:id="444" w:date="2025-09-08T02:58: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delText xml:space="preserve">, y en este sentido </w:delText>
            </w:r>
          </w:del>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señala que los ordenamientos que se inspiran en una misma cultura jurídica, y que por consiguiente auspician y promueven los mismos valores, tienden a reproducir limitaciones semejantes. Eso es lo que sucede con la regla de exclusión de la prueba ilícita, que está presente en todos los sistemas jurídicos que se insertan en el constitucionalismo liberal (este último aspecto en particular se desarrollará en el próximo capítulo de esta tesis).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 Abellán, 2006: 56.</w:t>
      </w:r>
      <w:r w:rsidDel="00000000" w:rsidR="00000000" w:rsidRPr="00000000">
        <w:rPr>
          <w:rtl w:val="0"/>
        </w:rPr>
      </w:r>
    </w:p>
  </w:footnote>
  <w:footnote w:id="151">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417 de la Ley de Enjuiciamiento Criminal española. No podrán ser obligados a declarar </w:t>
      </w:r>
      <w:sdt>
        <w:sdtPr>
          <w:id w:val="435456368"/>
          <w:tag w:val="goog_rdk_839"/>
        </w:sdtPr>
        <w:sdtContent>
          <w:ins w:author="Jordi Ferrer Beltran" w:id="445" w:date="2025-09-08T03:00:00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como </w:t>
            </w:r>
          </w:ins>
        </w:sdtContent>
      </w:sd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testigos: 2do. Los funcionarios públicos, tanto civiles como militares, de cualquier clase que sean, cuando no pudieren declarar sin violar el secreto que por razón de sus cargos estuviesen obligados a guardar, o cuando, procediendo en virtud de obediencia debida, no fuesen autorizados por su superior jerárquico para prestar la declaración que se les pida.</w:t>
      </w:r>
      <w:r w:rsidDel="00000000" w:rsidR="00000000" w:rsidRPr="00000000">
        <w:rPr>
          <w:rtl w:val="0"/>
        </w:rPr>
      </w:r>
    </w:p>
  </w:footnote>
  <w:footnote w:id="152">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Además, es una prohibición de producción probatoria que se puede reconocer como relativa. Tal como afirma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 puede distinguir entre prohibiciones de producción de pruebas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absolutas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relativas.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Las primeras tienen validez general, y las relativas limitan la obtención de pruebas en el sentido de que únicamente determinadas personas están facultadas para ordenar o realizar una producción probatoria, estableciéndose en consecuencia una prohibición para cualquier otro sujeto.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1-56.</w:t>
      </w:r>
    </w:p>
  </w:footnote>
  <w:footnote w:id="153">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ejemplo, en el caso del análisis de la fiabilidad tal como afirma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Dei Vecchi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esta ha de entenderse como categoría epistémica que informa sobre la verosimilitud del elemento probatorio mismo</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esa dirección sigue 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Haack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cuando se refiere a “lo seguras que sean las razones (los elementos de prueba) con independencia de la proposición a probar”.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Dei Vecchi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2023: 37.</w:t>
      </w:r>
    </w:p>
  </w:footnote>
  <w:footnote w:id="154">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el sentido de que el juzgador pueda tomar una decisión sesgada. </w:t>
      </w:r>
    </w:p>
  </w:footnote>
  <w:footnote w:id="155">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cuanto a lo que significa “sobresaliente”, se refiere a algo que se destaca sobre el resto de las cosas y que se tiende a percibir antes que otras. Entonces un “rasgo sobresaliente” es una característica de los eventos o las personas que resalta/se destaca y se percibe más fácilmente.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Muñoz Aranguren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2011: 3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Páez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2023: 189 y ss. </w:t>
      </w:r>
    </w:p>
  </w:footnote>
  <w:footnote w:id="156">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Muñoz Aranguren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2011: 3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Páez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2023: 189 y ss.</w:t>
      </w:r>
    </w:p>
  </w:footnote>
  <w:footnote w:id="157">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384 del Código Nacional de Procedimientos Penales de México. Prohibición de incorporación de antecedentes procesales. “No se podrá invocar, dar lectura ni admitir o desahogar como medio de prueba al debate ningún antecedente que tenga relación con la proposición, discusión, aceptación, procedencia, rechazo o revocación de una suspensión condicional del proceso, de un acuerdo reparatorio o la tramitación de un procedimiento abreviado.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https://leyes-mx.com/codigo_federal_de_procedimientos_penales/384.htm</w:t>
        </w:r>
      </w:hyperlink>
      <w:r w:rsidDel="00000000" w:rsidR="00000000" w:rsidRPr="00000000">
        <w:rPr>
          <w:rtl w:val="0"/>
        </w:rPr>
      </w:r>
    </w:p>
  </w:footnote>
  <w:footnote w:id="158">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346 del Código Nacional de Procedimientos Penales de México. Exclusión de medios de prueba para la audiencia del debate. </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Una vez examinados los medios de prueba ofrecidos y de haber escuchado a las partes, el Juez de control ordenará fundadamente que se excluyan de ser rendidos en la audiencia de juicio, aquellos medios de prueba que no se refieran directa o indirectamente al objeto de la investigación y sean útiles para el esclarecimiento de los hechos, así como aquellos en los que se actualice alguno de los siguientes supuestos: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Cuando el medio de prueba se ofrezca para generar efectos dilatorios, en virtud de ser: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Sobreabundante: por referirse a diversos medios de prueba del mismo tipo, testimonial o documental, que acrediten lo mismo, ya superado, en reiteradas ocasiones;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Impertinentes: por no referirse a los hechos controvertidos, o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 Innecesarias: por referirse a hechos públicos, notorios o incontrovertidos;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 Por haberse obtenido con violación a derechos fundamentales;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III. Por haber sido declaradas nulas, o </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IV. Por ser aquellas que contravengan las disposiciones señaladas en este Código para su desahogo.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 el caso de que el Juez estime que el medio de prueba sea sobreabundante, dispondrá que la parte que la ofrezca reduzca el número de testigos o de documentos, cuando mediante ellos desee acreditar los mismos hechos o circunstancias con la materia que se someterá a juicio.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Asimismo, en los casos de delitos contra la libertad y seguridad sexuales y el normal desarrollo psicosexual, el Juez excluirá la prueba que pretenda rendirse sobre la conducta sexual anterior o posterior de la víctima.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decisión del Juez de control de exclusión de medios de prueba es apelable.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https://leyes-mx.com/codigo_federal_de_procedimientos_penales/346.htm</w:t>
        </w:r>
      </w:hyperlink>
      <w:r w:rsidDel="00000000" w:rsidR="00000000" w:rsidRPr="00000000">
        <w:rPr>
          <w:rtl w:val="0"/>
        </w:rPr>
      </w:r>
    </w:p>
  </w:footnote>
  <w:footnote w:id="159">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 1903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Roxin, 2000: 188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329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Guariglia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76;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Volk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Ambos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Sánchez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2023: 385 y ss.</w:t>
      </w:r>
    </w:p>
  </w:footnote>
  <w:footnote w:id="160">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Este tipo de prohibición puede ser absoluta o relativa, depende de lo que cada ordenamiento jurídico disponga al respecto.</w:t>
      </w:r>
    </w:p>
  </w:footnote>
  <w:footnote w:id="161">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También se han planteado argumentos sobre el carácter epistémico de algunas de estas prohibiciones probatorias, por ejemplo, en relación con la protección del secreto para el caso de los periodistas. Al respecto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refiere que para los supuestos relativos al secreto que guardan los periodistas sobre casos en específico de los que tienen conocimiento habría que pensar en que si ese secreto se divulga queda en entredicho la confianza que se ha depositado en dichos profesionales. De modo que, a futuro dejaría de importar la averiguación de la verdad como objetivo, dado que quien ha confiado un secreto determinado al periodista sabe que al final ese secreto podrá salir a la luz, y en correspondencia con ello la norma que prohíbe ese tipo de medio de prueba funcionará como garantía epistémica al proteger el alcance de la verdad. </w:t>
      </w:r>
    </w:p>
  </w:footnote>
  <w:footnote w:id="162">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05"/>
        </w:tabs>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Haré referencia solo a estos dos tipos de prohibiciones de producción probatoria sobre medios de prueba porque pueden servir de ejemplo de tipos de justificación diferente de la norma, y además, ayudarán a mostrar de manera más clara el punto que pretendo explicar respecto del examen de fiabilidad de las pruebas testificales.</w:t>
      </w:r>
    </w:p>
  </w:footnote>
  <w:footnote w:id="163">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416.1. Están dispensados de la obligación de declarar: 1. Los parientes del procesado en líneas directa ascendente y descendente, su cónyuge o persona unida por relación de hecho análoga a la matrimonial, sus hermanos consanguíneos o uterinos y los colaterales consanguíneos hasta el segundo grado civil. El Juez instructor advertirá al testigo que se halle comprendido en el párrafo anterior que no tiene obligación de declarar en contra del procesado; pero que puede hacer las manifestaciones que considere oportunas, y el Letrado de la Administración de Justicia consignará la contestación que diere a esta advertencia.</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Aplicable también al acto del juicio oral. Artículo 707.Todos los testigos están obligados a declarar lo que supieren sobre lo que les fuere preguntado, con excepción de las personas expresadas en los artículos 416, 417 y 418, en sus respectivos casos. Disponible en: </w:t>
      </w:r>
      <w:hyperlink r:id="rId1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Real Decreto de 14 de septiembre de 1882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el que se aprueba la </w:t>
      </w:r>
      <w:hyperlink r:id="rId1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Ley de Enjuiciamiento Criminal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Referencia: BOE-A-1882-6036.</w:t>
      </w:r>
    </w:p>
  </w:footnote>
  <w:footnote w:id="164">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el sistema estadounidense esta figura se le llama testigos privilegiados, que incluye a los consortes también.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Damaska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2019: 97;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43.</w:t>
      </w:r>
    </w:p>
  </w:footnote>
  <w:footnote w:id="165">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Bernal Valls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1987: 16;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Ortells Ramos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60;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2012: 144. </w:t>
      </w:r>
    </w:p>
  </w:footnote>
  <w:footnote w:id="166">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Esta posición se ha compartido en otras sentencias en las que se decidió prohibir la valoración de una prueba declarada como ilícita, tales como: STS 3837 de 26 de mayo de 1999; STS 3350 de 6 de abril del 2001; STS 947/2006 de fecha 28 de noviembre. Disponible en: </w:t>
      </w:r>
      <w:hyperlink r:id="rId1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https://www.poderjudicial.es/cgpj/es/Poder-Judicial/Tribunal-Supremo/Jurisprudencia/</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67">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del Tribunal Constitucional de España 94/2010, de fecha 15 de noviembre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(BOE núm. 306, de 17 de diciembre de 2010)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68">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del Tribunal Constitucional de España 94/2010, de fecha 15 de noviembre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(BOE núm. 306, de 17 de diciembre de 2010)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69">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propia sentencia dice que se hace evidente que la esposa con su actuar tiene un interés concreto en que se enjuicien los hechos denunciados.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del Tribunal Constitucional de España 94/2010, de fecha 15 de noviembre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(BOE núm. 306, de 17 de diciembre de 2010)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70">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del Tribunal Constitucional de España 94/2010, de fecha 15 de noviembre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(BOE núm. 306, de 17 de diciembre de 2010)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52.</w:t>
      </w:r>
    </w:p>
  </w:footnote>
  <w:footnote w:id="171">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Este punto conduce a pensar en la prohibición de producción probatoria sobre tema u objeto de prueba, reconocida en la normativa mexicana, respecto de no tener en cuenta otros procesos en los que esté involucrado el acusado o los testigos del proceso actual. Si en el ordenamiento español hubiera una regla de ese tipo, entonces este argumento no fuera posible sostenerlo de manera “cómoda”, sino que habría que argumentar en otra línea. Así, en este tipo de análisis donde se examinan preceptos legales de algunos sistemas jurídicos, el alcance de algunas explicaciones va a ser contingente y específico, ya que dependerá de lo que cada sistema regule. Es decir, en una sentencia de un tribunal español se utiliza, para un argumento, un elemento que relaciona otros procesos en los que ha estado involucrado el acusado, mientras que hay normativas de otros países en lo que eso precisamente constituye una prohibición de producción probatoria relativa al tema u objeto de prueba.</w:t>
      </w:r>
    </w:p>
  </w:footnote>
  <w:footnote w:id="172">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Beling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8-9.</w:t>
      </w:r>
    </w:p>
  </w:footnote>
  <w:footnote w:id="173">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Keane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218;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Cobo del Rosal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2002: 261;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Spencer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61;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74-77;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Federal Rules of Evidence, 2017, rule 802 about Hearsay.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74">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ejemplo de esta prohibición de producción probatoria de carácter absoluto se halla en la normativa estadounidense,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Federal Rules of Evidence, 2017, rule 802 about Hearsay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ejemplo de esta prohibición de producción probatoria de carácter relativo o condicionado se encuentra en la normativa peruana, que menciona que se admiten los testigos de referencia en el proceso judicial, pero debe corroborarse la información a través de otros medios de prueba.</w:t>
      </w:r>
    </w:p>
  </w:footnote>
  <w:footnote w:id="175">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813 de la Ley de Enjuiciamiento Criminal española. </w:t>
      </w:r>
      <w:hyperlink r:id="rId1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BOE-A-1882-6036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Disponible en: </w:t>
      </w:r>
      <w:hyperlink r:id="rId1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https://www.boe.es/eli/es/rd/1882/09/14/(1)/con</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También se puede hacer alusión a los artículos 297.2 de la LECrim que establece: Las demás declaraciones que prestaren deberán ser firmadas, y tendrán el valor de declaraciones testificales en cuanto se refieran a hechos de conocimiento propio.</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Así como el artículo 710 de la LECrim que dispone que: Los testigos expresarán la razón de su dicho y, si fueren de referencia, precisarán el origen de la noticia, designando con su nombre y apellido, o con las señas con que fuere conocida, a la persona que se la hubiere comunicado. </w:t>
      </w:r>
    </w:p>
  </w:footnote>
  <w:footnote w:id="176">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2022: 55.</w:t>
      </w:r>
    </w:p>
  </w:footnote>
  <w:footnote w:id="177">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297.2 de la LECrim que establece: Las demás declaraciones que prestaren deberán ser firmadas, y tendrán el valor de declaraciones testificales en cuanto se refieran a hechos de conocimiento propio. Disponible en: </w:t>
      </w:r>
      <w:hyperlink r:id="rId1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Real Decreto de 14 de septiembre de 1882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el que se aprueba la </w:t>
      </w:r>
      <w:hyperlink r:id="rId1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Ley de Enjuiciamiento Criminal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Referencia: BOE-A-1882-6036.</w:t>
      </w:r>
    </w:p>
  </w:footnote>
  <w:footnote w:id="178">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710 de la LECrim que dispone que: Los testigos expresarán la razón de su dicho y, si fueren de referencia, precisarán el origen de la noticia, designando con su nombre y apellido, o con las señas con que fuere conocida, a la persona que se la hubiere comunicado. Disponible en: </w:t>
      </w:r>
      <w:hyperlink r:id="rId1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Real Decreto de 14 de septiembre de 1882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el que se aprueba la </w:t>
      </w:r>
      <w:hyperlink r:id="rId1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Ley de Enjuiciamiento Criminal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Referencia: BOE-A-1882-6036.</w:t>
      </w:r>
    </w:p>
  </w:footnote>
  <w:footnote w:id="179">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246/2016 de 28 de junio, Sección Primera de la Audiencia Provincial de Las Palmas de Gran Canaria.</w:t>
      </w:r>
    </w:p>
  </w:footnote>
  <w:footnote w:id="180">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ese sentido se pueden citar las sentencias del Tribunal Constitucional de España tales como: STC 209/2001 de 22 de octubre (BOE núm. 279, de 21 de noviembre de 2001), STC 68/2002 de 21 de marzo (BOE núm. 91, de 16 de abril de 2002), STC 219/2002 de 25 de noviembre (BOE núm. 304, de 20 de diciembre de 2002), y STC 146/2003 de 14 de julio (BOE núm. 193, de 13 de agosto de 2003).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https://www.tribunalconstitucional.es/es/jurisprudencia/Paginas/default.aspx</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Algunos de estos elementos se pueden ver reconocidos en otros ordenamientos jurídicos. El artículo 158.2 del Código Procesal Penal de Perú, por ejemplo, se refiere a la corroboración de las declaraciones de los testigos de referencia. Artículo 158.2: En los supuestos de testigos de referencia, declaración de arrepentidos o colaboradores y situaciones análogas, sólo con otras pruebas que corroboren sus testimonios se podrá imponer al imputado una medida coercitiva o dictar en su contra sentencia condenatoria.</w:t>
      </w:r>
    </w:p>
  </w:footnote>
  <w:footnote w:id="181">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 da por sentado que las pruebas testificales “ilícitas” resultantes de la vulneración de dichas prohibiciones probatorias son pruebas relevantes. Por lo tanto, desde ese punto se entiende que son pruebas que han pasado con éxito ese primer filtro epistémico, como lo llama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42.</w:t>
      </w:r>
    </w:p>
  </w:footnote>
  <w:footnote w:id="182">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Mazzoni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17;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23-100;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Anderson, Schum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Twining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 101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Paula Ramos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2019: 50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Julià-Pijoan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2023: 46 y ss. </w:t>
      </w:r>
    </w:p>
  </w:footnote>
  <w:footnote w:id="183">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Los factores de codificación relativos al suceso consisten en las condiciones de percepción del suceso que ha tenido lugar, y responden a las características del suceso que más influyen en la capacidad de los testigos para recopilar la información. En ese sentido están condiciones perceptivas (relativas a la luz, color, espacio, distancia, objetos en movimiento, audición, etc.), la información de características especiales, la frecuencia, la familiaridad del testigo con el suceso y el tipo de suceso.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23-100.</w:t>
      </w:r>
    </w:p>
  </w:footnote>
  <w:footnote w:id="184">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no1ns0nh7rru" w:id="7"/>
      <w:bookmarkEnd w:id="7"/>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Los factores relacionados con el testigo se refieren a la manera en que cada testigo cataloga e interpreta la información - que a su vez tiene relación con experiencias anteriores y con algunas variables personales -. Las variables personales suelen ser la edad del testigo, las expectativas y estereotipos, su implicación con el suceso, el consumo de drogas, entre otras.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23-100.</w:t>
      </w:r>
    </w:p>
  </w:footnote>
  <w:footnote w:id="185">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Los factores de retención y recuperación de la información se pueden analizar a través de variables como la demora o tiempo transcurrido desde que se produce el suceso hasta que se le pide al testigo que recupere la información, la recuperación múltiple, el formato de recuperación y la información post suceso.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45 y ss.</w:t>
      </w:r>
    </w:p>
  </w:footnote>
  <w:footnote w:id="186">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ese sentido el propio Manzanero afirma que no es lo mismo la percepción que procede directamente de nuestros sentidos que la percepción que se trata de una interpretación de la percepción de las sensaciones de otro, siendo de por sí un proceso totalmente subjetivo.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23.</w:t>
      </w:r>
    </w:p>
  </w:footnote>
  <w:footnote w:id="187">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33. Al mismo tiempo, el autor señala que algunas de las variables personales más importantes son la edad, los estereotipos, factores asociados a las emociones, la ansiedad, la implicación, el entrenamiento y el consumo de drogas.</w:t>
      </w:r>
    </w:p>
  </w:footnote>
  <w:footnote w:id="188">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2019: 10 y ss.</w:t>
      </w:r>
    </w:p>
  </w:footnote>
  <w:footnote w:id="189">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2019: 20.</w:t>
      </w:r>
    </w:p>
  </w:footnote>
  <w:footnote w:id="190">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citando a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Bower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Cohen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1982) y a otros autores que han estudiado el efecto de los estados emocionales sobre la memoria. En ese sentido se refieren a la congruencia y dependencia. Para profundizar en el tema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35-36.</w:t>
      </w:r>
    </w:p>
  </w:footnote>
  <w:footnote w:id="191">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Autores como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Bower,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Cohen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otros afirman que el estado emocional condiciona la interpretación del suceso y su posterior recuperación. De modo que se puede valorar la motivación del testigo como un componente relacionado con las emociones referidas al grado de parentesco, pues para los casos del testigo-pariente ha de valorarse este como un elemento que puede trascender al testimonio.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Bower, Gilligan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Monteiro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Bower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Cohen,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1982.</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Tomado de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35.</w:t>
      </w:r>
    </w:p>
  </w:footnote>
  <w:footnote w:id="192">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Manzanero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67.</w:t>
      </w:r>
    </w:p>
  </w:footnote>
  <w:footnote w:id="193">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1985: 129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Moreno Catena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1987: 134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Verger Grau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1995: 415;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Gil Hernández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1995: 85;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61-62;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Volk, Ambos, Sánchez, 2023: 125-129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94">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Para profundizar en el punto sobre como la afectación en la fiabilidad puede llegar a convertir en irrelevante una prueba.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Dei Vecchi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2023: 36-37.</w:t>
      </w:r>
    </w:p>
  </w:footnote>
  <w:footnote w:id="195">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tortura se caracteriza por la intencionalidad del acto, por infringirle daño o sufrimiento grave a la otra persona y la finalidad de obtener información o confesiones. Aunque se describen de manera bastante clara los elementos característicos de la tortura, cuando se observan casos de la práctica a veces las fronteras que distinguen la tortura de los otros actos se tornan imprecisas. Los tratos inhumanos se refieren a actos de extrema crueldad que causan sufrimiento físico o mental intenso, pero que no alcanzan el nivel de tortura, que requiere una intención deliberada de causar dicho sufrimiento con un propósito específico (como obtener información o intimidar). Mientras que los tratos degradantes son conductas que humillan, denigran o menosprecian la dignidad humana de la persona, generando sentimientos de temor, angustia o inferioridad. Por lo general son conductas que están prohibidas por el derecho internacional y los ordenamientos jurídicos nacionales en la mayoría de los países.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Convención contra la tortura y otros tratos o penas crueles, inhumanos o degradantes, ratificada y adherida por la Asamblea General en su resolución 39/46, de 10 de diciembre de 1984. Disponible en: </w:t>
      </w:r>
      <w:hyperlink r:id="rId2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https://www.ohchr.org/sites/default/files/Documents/ProfessionalInterest/cat_SP.pdf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En ese sentido se comparte la definición asumida en la Convención contra la tortura y otros tratos o penas crueles, inhumanos o degradantes (artículo 1), que expresa “la tortura implica un acto por el cual se inflige intencionadamente a una persona un dolor o sufrimiento grave, ya sea físico o mental, con un propósito específico, como obtener información o una confesión, castigarla, intimidarla o coaccionarla, o por cualquier motivo basado en discriminación”. Sobre los Tratos inhumanos, la Jurisprudencia del TEDH refiere que en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Ireland v. United Kingdom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 entiende que los tratos inhumanos implican actos que causan un sufrimiento físico o mental significativo, pero no alcanzan la gravedad extrema de la tortura. No necesariamente tienen un propósito definido como en el caso de la tortura. Mientras que se entiende por tratos degradantes aquellos actos que humillan o envilecen a una persona de manera grave, especialmente en un contexto que socava su dignidad humana o la hace sentir inferior o denigrada. No requieren causar un sufrimiento físico significativo.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Convención europea de los derechos humanos.</w:t>
      </w:r>
    </w:p>
  </w:footnote>
  <w:footnote w:id="196">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STEDH caso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Gäfgen v. Germany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Demanda no. </w:t>
      </w:r>
      <w:hyperlink r:id="rId2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22978/05</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 sentencia de la corte de Estrasburgo de fecha 1 de junio del 2010. Disponible en: </w:t>
      </w:r>
      <w:hyperlink r:id="rId2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https://hudoc.echr.coe.int/eng</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97">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Otro caso fue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Jalloh v. Alemania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en el cual el Tribunal dictaminó que las pruebas obtenidas mediante procedimientos médicos forzados (uso de eméticos para recuperar los fármacos ingeridos) eran inadmisibles. Esta decisión puso de relieve que dichas prácticas violan tanto la prohibición del trato inhumano como el derecho a un juicio justo.</w:t>
      </w:r>
    </w:p>
  </w:footnote>
  <w:footnote w:id="198">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389: “Las preguntas que se le hagan en todas las declaraciones que hubiere de prestar se dirigirán a la averiguación de los hechos y a la participación en ellos del procesado y de las demás personas que hubieren contribuido a ejecutarlos o encubrirlos.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 preguntas serán directas, sin que por ningún concepto puedan hacérsele de un modo capcioso o sugestivo. </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Tampoco se podrá emplear con el procesado género alguno de coacción o amenaza.”</w:t>
      </w:r>
    </w:p>
  </w:footnote>
  <w:footnote w:id="199">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 la LECrim, Artículo 439: “No se harán al testigo preguntas capciosas ni sugestivas, ni se empleará coacción, engaño, promesa ni artificio alguno para obligarle o inducirle a declarar en determinado sentido”. Artículo 709: “El presidente no permitirá que el testigo conteste a preguntas o repreguntas capciosas, sugestivas o impertinentes. El presidente podrá adoptar medidas para evitar que se formulen a la víctima preguntas innecesarias relativas a la vida privada, en particular a la intimidad sexual, que no tengan relevancia para el hecho delictivo enjuiciado, salvo que, excepcionalmente y teniendo en cuenta las circunstancias particulares del caso, el presidente considere que sean pertinentes y necesarias. Si esas preguntas fueran formuladas, el presidente no permitirá que sean contestadas. Contra la resolución que sobre este extremo adopte podrá interponerse en su día el recurso de casación, si se hiciere en el acto la correspondiente protesta. En este caso, constará en el acta la pregunta o repregunta a que el presidente haya prohibido contestar”. Asimismo, el artículo 393 prohíbe los interrogatorios largos que pretendan hacer perder al procesado la necesaria serenidad de juicio: “Cuando el examen del procesado se prolongue mucho tiempo o el número de preguntas que se le hayan hecho sea tan considerable que hubiese perdido la serenidad de juicio necesaria para contestar a lo demás que deba preguntársele, se suspenderá el examen, concediendo al procesado el tiempo necesario para descansar y recuperar la calma. Siempre se hará constar en la declaración misma el tiempo que se haya invertido en el interrogatorio”.</w:t>
      </w:r>
    </w:p>
  </w:footnote>
  <w:footnote w:id="200">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de la Corte Interamericana de Derechos Humanos (CIDH) del caso Cantoral-Benavides vs. Perú, de fecha 18 de agosto del 2000, y Sentencia del caso Fernández Ortega y otros vs. México de fecha 15 de mayo de 2011. Jurisprudencia de la Corte Interamericana de Derechos Humanos. Disponible en: </w:t>
      </w:r>
      <w:hyperlink r:id="rId2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https://jurisprudencia.corteidh.or.cr/</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01">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Aspectos que se identifican con el fenómeno de la convergencia de las normas al que hago alusión en el capítulo siguiente.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Vid. Infra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 171.</w:t>
      </w:r>
    </w:p>
  </w:footnote>
  <w:footnote w:id="202">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ese sentido se trata de actos extraprocesales que se desarrollan antes de la constitución del proceso, que tienen un carácter investigativo por lo general, y además, se tratará de actos procesales, que son los que tienen lugar dentro del marco del proceso propiamente dicho. En esta parte me dedicaré solo a las cuestiones de índole procesal, pero pienso que es importante hacer esta aclaración para dejar por sentado la ilicitud puede tener lugar también en esa etapa previa al proceso, aunque lo que suele suceder es que se tenga conocimiento de ella ya durante el proceso.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Aragoneses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1958: 498;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Fenech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1960: 576;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Florián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1961: 104 y 114;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Fidalgo Gallardo, 2003:11; Hernández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92-93. Estos autores hacen énfasis en los momentos en que se trabaja con los elementos de prueba en fase de investigación hasta que se incorporan las pruebas al proceso. Es una clasificación que se refiere a la etapa procesal y extraprocesal.</w:t>
      </w:r>
    </w:p>
  </w:footnote>
  <w:footnote w:id="203">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1997: 52;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Devis Echandía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2000: 135;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Fidalgo Gallardo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11;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41;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Hernández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92-93.</w:t>
      </w:r>
    </w:p>
  </w:footnote>
  <w:footnote w:id="204">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término «ilicitud» alude al acto de vulneración de la norma mediante el cual se obtiene información probatoria, que puede ocurrir antes o durante el proceso. Mientras que la expresión “prueba ilícita” es en el sentido de prueba que ya ha sido declarada como tal por el sujeto legitimado para ello.</w:t>
      </w:r>
    </w:p>
  </w:footnote>
  <w:footnote w:id="205">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el capítulo anterior se explicaron los dos sentidos en que se define la prueba ilícita, por un lado, está el que se refiere a la violación de derechos fundamentales, y por otro el que plantea que es aquella prueba que resulta de la vulneración de normas del ordenamiento jurídico en general.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Supra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Capítulo I, p. 45.</w:t>
      </w:r>
    </w:p>
  </w:footnote>
  <w:footnote w:id="206">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obtención de los elementos de prueba se concibe como el momento en el que se realizan las acciones de búsqueda, recogida, identificación y aseguramiento del material probatorio. Es el tiempo dedicado para investigar el hecho en concreto, por lo que representa un momento fundamental. En la medida en que se conforme un conjunto de elementos de juicio de mayor calidad será mayor la posibilidad de que se tome una decisión acorde con la verdad de los enunciados sobre los hechos.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1997: 52;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Devis Echandía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2000: 135;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Fidalgo Gallardo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11;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Hernández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90;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Rivera Morales, 2011: 122; Abel Lluch, 2012: 260.</w:t>
      </w:r>
      <w:r w:rsidDel="00000000" w:rsidR="00000000" w:rsidRPr="00000000">
        <w:rPr>
          <w:rtl w:val="0"/>
        </w:rPr>
      </w:r>
    </w:p>
  </w:footnote>
  <w:footnote w:id="207">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Algunos autores que por todos los otros entienden que la obtención de los elementos de prueba es el momento en el que con mayor frecuencia sucede la ilicitud que da lugar a una prueba ilícita.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Díaz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Cabiale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Martín Morales, 2001: 23; 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osición que sigue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43;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51.</w:t>
      </w:r>
    </w:p>
  </w:footnote>
  <w:footnote w:id="208">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Díaz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Cabiale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 Martín Morales, 2001: 23.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Posición que sigue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43.</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Aclaran luego que cabría pensar también en actuaciones desarrolladas en la vista oral, y sobre estas últimas refieren que son hipótesis más de laboratorio que demuestran que la ilicitud probatoria puede extenderse al momento del juicio oral, aunque esto suceda de manera excepcional.</w:t>
      </w:r>
    </w:p>
  </w:footnote>
  <w:footnote w:id="209">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momento de obtención de las pruebas suele tener un carácter procesal y extraprocesal porque en este se comprenden actos previos a la constitución del proceso, y otros que se desarrollan ya en el marco de aquel. Esta es una aclaración que viene al caso ya que parece tener algún tipo de alcance hacia la producción de la ilicitud.</w:t>
      </w:r>
    </w:p>
  </w:footnote>
  <w:footnote w:id="210">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 2003: 62; Armenta Deu, 2008: 267.</w:t>
      </w:r>
      <w:r w:rsidDel="00000000" w:rsidR="00000000" w:rsidRPr="00000000">
        <w:rPr>
          <w:rtl w:val="0"/>
        </w:rPr>
      </w:r>
    </w:p>
  </w:footnote>
  <w:footnote w:id="211">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Sobre el aspecto relativo a las alegaciones o puesta en conocimiento de la ilicitud se hablará más adelante, aquí lo traigo a colación solo a efectos de hacer la distinción oportunamente.</w:t>
      </w:r>
    </w:p>
  </w:footnote>
  <w:footnote w:id="212">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prueba ilícita que se declara en el momento de obtención puede ser admitida o excluida, en caso de que sea excluida habrá que precisar en cuál de las formas de manifestación de la exclusión se ha de aplicar.</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Aunque de ambos puntos se estará hablando más adelante es válido subrayarlos por lo que implica a los efectos de poder ubicar luego su relación con los otros temas, como su vínculo con las consecuencias jurídicas de la prueba ilícita, por ejemplo.</w:t>
      </w:r>
    </w:p>
  </w:footnote>
  <w:footnote w:id="213">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Nieva Fenoll;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Limardo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2021: 45.</w:t>
      </w:r>
    </w:p>
  </w:footnote>
  <w:footnote w:id="214">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ejemplo de ello es la STS 116/2017, de 23 de febrero, sobre el caso Falciani.  </w:t>
      </w:r>
    </w:p>
  </w:footnote>
  <w:footnote w:id="215">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Martínez García, 2003: 25.</w:t>
      </w:r>
      <w:r w:rsidDel="00000000" w:rsidR="00000000" w:rsidRPr="00000000">
        <w:rPr>
          <w:rtl w:val="0"/>
        </w:rPr>
      </w:r>
    </w:p>
  </w:footnote>
  <w:footnote w:id="216">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1990: 246;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36.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Supra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Capítulo I.</w:t>
      </w:r>
    </w:p>
  </w:footnote>
  <w:footnote w:id="217">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30 y ss.</w:t>
      </w:r>
    </w:p>
  </w:footnote>
  <w:footnote w:id="218">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debido proceso o proceso justo se reconoce así en muchos ordenamientos jurídicos (no solo con reconocimiento constitucional, sino también con rango de derecho fundamental).</w:t>
      </w:r>
    </w:p>
  </w:footnote>
  <w:footnote w:id="219">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Este es un poco el argumento que defiende el TEDH y del que se estará hablando en el capítulo siguiente.</w:t>
      </w:r>
    </w:p>
  </w:footnote>
  <w:footnote w:id="220">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41.</w:t>
      </w:r>
    </w:p>
  </w:footnote>
  <w:footnote w:id="221">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la doctrina suele abordarse el tratamiento de dicho principio como garantía del derecho a la defensa, pero también puede observarse como una garantía epistemológica para la determinación de la verdad de los enunciados sobre los hechos. Como bien afirma Ferrer Beltrán el modo de implementar jurídicamente mecanismos que faciliten la corroboración es el denominado principio de contradicción. Este funciona como parte de los mecanismos epistemológicos necesarios para alcanzar la verdad, pues cuando se corrobora la información que aporta cada prueba se está confirmando o no las hipótesis en juego. Por lo que se entiende a la práctica de la prueba también como una garantía epistemológica.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87.</w:t>
      </w:r>
    </w:p>
  </w:footnote>
  <w:footnote w:id="222">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 Inchausti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1999: 14.</w:t>
      </w:r>
    </w:p>
  </w:footnote>
  <w:footnote w:id="223">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esta línea se entiende a la práctica de las pruebas como una manera de obtener información mediante la corroboración/contradicción. El grado de corroboración de las hipótesis deberé determinarse en la valoración de las pruebas, pero se conformará durante la práctica de las pruebas a través del denominado principio de contradicción. Según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principio de contradicción opera permitiendo cuatro tipos de controles probatorios: 1) un control sobre la correcta aplicación de las reglas epistemológicas y jurídicas sobre la admisión de la prueba, 2) la práctica de la prueba de forma contradictoria (permitiendo la intervención de las partes en la misma), 3) la posibilidad de proponer pruebas contrarias ofrecidas por la otra parte procesal, 4) posibilidad de proponer pruebas de segundo orden (pruebas sobre la prueba) que impugnen la fiabilidad de pruebas ofrecidas por la otra parte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87-88).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Ferrer Beltrán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86-88. </w:t>
      </w:r>
    </w:p>
  </w:footnote>
  <w:footnote w:id="224">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Armenta Deu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 citar algunos.</w:t>
      </w:r>
    </w:p>
  </w:footnote>
  <w:footnote w:id="225">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afirmación sobre «que una ilicitud se puede producir mientras se obtienen pruebas, ya sea en el momento de obtención o en de la práctica», puede parecer una contradicción, pero no lo es. En algún momento del trabajo se explica que cuando se practican las pruebas se está obteniendo información también, por tanto, es una manera de obtener pruebas.</w:t>
      </w:r>
    </w:p>
  </w:footnote>
  <w:footnote w:id="226">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Damaska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1973: 515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Weigend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1981: 83-91;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Binder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2000: 315-322;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Cerezo Mir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2004: 278;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Armenta Deu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2019: 18 y ss.  </w:t>
      </w:r>
    </w:p>
  </w:footnote>
  <w:footnote w:id="227">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Autores que se refieren a los sujetos desde la perspectiva de las consecuencias: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Armenta Deu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81;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43-49.</w:t>
      </w:r>
    </w:p>
  </w:footnote>
  <w:footnote w:id="228">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Armenta Deu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2009: 81;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43-49. </w:t>
      </w:r>
    </w:p>
  </w:footnote>
  <w:footnote w:id="229">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Tal como se explica en el capítulo siguiente de la tesis, el fundamento disuasorio va dirigido a la autoridad o sus agentes y explica que la exclusión de la prueba es la manera de enviarles un mensaje a ellos de que si vuelven a violar derechos fundamentales durante la obtención de las pruebas lo que sucederá es que esas pruebas serán excluidas. El elemento central es disuadirlos de ese tipo de conductas para que no vuelvan a violar la ley.</w:t>
      </w:r>
    </w:p>
  </w:footnote>
  <w:footnote w:id="230">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Esta es una de las críticas fundamentales que recibe el fundamento disuasorio, que en ese sentido puede explicar solamente casos donde intervienen la policía o la autoridad, quedando fuera otros casos de prueba ilícita.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 Infra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Capítulo III.</w:t>
      </w:r>
    </w:p>
  </w:footnote>
  <w:footnote w:id="231">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STS 116/2017 Sala Segunda del Tribunal Supremo español, de 23 de febrero.</w:t>
      </w:r>
    </w:p>
  </w:footnote>
  <w:footnote w:id="232">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Mosquera Blanco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15-21.</w:t>
      </w:r>
    </w:p>
  </w:footnote>
  <w:footnote w:id="233">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ese sentido defiendo el argumento que explica Mosquera Blanco en su artículo sobre el caso Falciani.</w:t>
      </w:r>
    </w:p>
  </w:footnote>
  <w:footnote w:id="234">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Cfr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Estudios empíricos: </w:t>
      </w:r>
      <w:hyperlink r:id="rId24">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Weisberg</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2005: 151-170;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Fagan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255 y ss.; Informe 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National Institute of Justice, Advance Justice May 2016 NCJ 247350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35">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 denominado proceso de “norteamericanización de la regla de exclusión” (del que han hablado muchos autores, entre ellos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Gascón Abellán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implica que se hayan ido incorporando esas instituciones propias del contexto estadounidense a las decisiones jurisprudenciales de otros países, entre los cuales se puede citar a España. No siempre respondiendo a las características del sistema normativo y lógica de esos otros países que las acogen.</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Infra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Capítulo III.</w:t>
      </w:r>
    </w:p>
  </w:footnote>
  <w:footnote w:id="236">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ese sentido,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Mosquera Blanco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explica que, por un lado, si se hubiera de analizar el derecho a la intimidad frente al deber de contribuir al sostenimiento de los gastos públicos, desde la STC 110/1984 de 26 de noviembre se afirma que el derecho a la intimidad no es absoluto y que no abarca la información económica y financiera del contribuyente, que debe ser conocida por la Administración a fin de poder hacer efectivo el precepto 31.1 de la Constitución. La Lista Falciani sobre titularidad e importes de las cuentas bancarias no se encuentran recogidos en el derecho español como parte del derecho a la intimidad. Por otro lado, si hubiera que ponderar entre el derecho a la intimidad y el deber de denunciar hechos delictivos pueden sostenerse dos puntos de vista dentro de la cuestión a dilucidar que, es si con arreglo del derecho español la conducta de Hervé Falciani es lesiva del derecho fundamental a proteger, y en tal caso, determinar si el sacrificio resulta o no admisible. La lesión del derecho fundamental puede estar justificada en la apariencia delictiva de los hechos. Que claro entonces que Falciani lesionó el derecho a la intimidad del acusado, y dicha conducta está justificada en la tesis de que la obtención y revelación de información calificada como secreto comercial es permitido si con ello se persigue denunciar irregularidades. Llegado a este punto, resulta admisible la prueba que resulta de la intromisión justificada del derecho a la intimidad.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Mosquera Blanco, 2018: 25-30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37">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Mosquera Blanco, 2018: 23.</w:t>
      </w:r>
      <w:r w:rsidDel="00000000" w:rsidR="00000000" w:rsidRPr="00000000">
        <w:rPr>
          <w:rtl w:val="0"/>
        </w:rPr>
      </w:r>
    </w:p>
  </w:footnote>
  <w:footnote w:id="238">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2019: 56-58;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Peláez Hernández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268-269;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Bernal Cuellar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64: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Armenta Deu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2008: 267-270;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González Montes,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23;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Allen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Kuhns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Stuntz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1995: 1433;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Vegas Torres,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1993: 123-124;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López Barja de Quiroga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1989: 132 – 133;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Pastor Borgoñón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11. Al respecto se pueden confrontar varios pronunciamientos jurisprudenciales, entre ellos,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Coolidge v. New Hampshire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403 U.S. 443 (1924);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United States v</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Francoeur,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547 F.2d 891 (1977);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United States v. Jacobsen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466 U.S. 109 (1984).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Otras distinciones se enfocan en las diferencias entre los agentes infiltrados y los sujetos privados que actúan a instancias de la policía. Sobre este última, no sé hasta qué punto haya una marcada diferencia cuando en esencia son sujetos que responden a una función pública. Lo determinante sería, desde mi punto de vista, si la actividad que realiza el sujeto responde o no a la función de investigar dentro del marco legítimo que lo permita.</w:t>
      </w:r>
    </w:p>
  </w:footnote>
  <w:footnote w:id="239">
    <w:p w:rsidR="00000000" w:rsidDel="00000000" w:rsidP="00000000" w:rsidRDefault="00000000" w:rsidRPr="00000000" w14:paraId="00000399">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Otro asunto distinto es que, cuando ha sido cometida la ilicitud por algún funcionario público haciendo un uso arbitrario de sus funciones, correspondería valorar alguna medida de tipo disciplinaria o de otra índole. </w:t>
      </w:r>
    </w:p>
  </w:footnote>
  <w:footnote w:id="240">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Burdeau v. McDowell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256 U.S. 465, 475 (1921).</w:t>
      </w:r>
    </w:p>
  </w:footnote>
  <w:footnote w:id="241">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 ejemplo se puede observar en la normativa procesal penal italiana en el artículo 391. En el ejercicio de su actividad, el abogado defensor (o su sustituto, pues se permite su delegación) puede promover un coloquio con personas que pueden referirle información sobre el caso o recibir informaciones de terceros sobre hechos relacionados con la investigación. A la hora de tomar declaración a estas personas el abogado defensor deberá realizarles una serie de prevenciones, como la de que tienen derecho a no responder a sus preguntas, bajo pena de nulidad. Si la persona ha sido ya interrogada por la Policía Judicial o por la Fiscalía, está detenida, o imputada en el mismo procedimiento, la toma de declaración revestirá una modalidad específica. Del contenido de estos contactos con personas informantes, el abogado defensor debe redactar un acta que se acabará incorporando al proceso penal (art. 391 bis del Código de procedimiento penal). Además, se le permite al abogado defensor pedir documentos en posesión de la Administración Pública (art. 391 bis del Código de procedimiento penal); acceder y ver lugares y estados de las cosas (art. 391 bis del Código de procedimiento penal), promover la práctica de pruebas no repetibles en fase oral; y participar en la instrucción promovida por el fiscal como antes hemos visto. Todos los actos que constituyen la actividad investigativa del defensor confluyen en un sumario específico e individualizado que se integra en la causa y que el artículo 391 denomina 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fascicolo del difensore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242">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Méndez Díaz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2013: 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Oliva Santos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10;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Silva Melero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1998:10;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Fernández Estralgo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158.</w:t>
      </w:r>
    </w:p>
  </w:footnote>
  <w:footnote w:id="243">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Fernández Estralgo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158;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Silva Melero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1998:10;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Oliva Santos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 10;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Méndez Díaz</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2013: 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Merkel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2022: 122-125.</w:t>
      </w:r>
    </w:p>
  </w:footnote>
  <w:footnote w:id="244">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Tomado de la Sentencia del caso, fundamento 6.3: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 vazamento das interceptações, além de reconhecidamente ilegal, foi manipuladamente seletivo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Sentencia del Supremo Tribunal Federal, de fecha 9 de marzo del 2021. También se puede profundizar sobre los detalles del caso en: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Zanin Martins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Zanin Martins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Valim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2017: 135.</w:t>
      </w:r>
    </w:p>
  </w:footnote>
  <w:footnote w:id="245">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Una parte de la doctrina brasileña defiende la aplicación de la prueba ilícita pro-reo como parte del principio de proporcionalidad desde la óptica del derecho a la defensa.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Pellegrini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Scarance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Magalhaes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121.</w:t>
      </w:r>
    </w:p>
  </w:footnote>
  <w:footnote w:id="246">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203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Alday López Cabello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2020: 249 y ss. </w:t>
      </w:r>
    </w:p>
  </w:footnote>
  <w:footnote w:id="247">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Giménez Pericas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1992: 287 y ss.</w:t>
      </w:r>
    </w:p>
  </w:footnote>
  <w:footnote w:id="248">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2015: 39.</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 este sentido se está entendiendo la prueba ilícita como aquella que resulta solamente de la vulneración de derechos fundamentales.</w:t>
      </w:r>
    </w:p>
  </w:footnote>
  <w:footnote w:id="249">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 Marino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1983: 618;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Pastor Borgoñón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1986: 363;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Ortells Ramos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1991: 250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Picó i Junoy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325-331;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Armenta Deu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200;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203 y ss.</w:t>
      </w:r>
    </w:p>
  </w:footnote>
  <w:footnote w:id="250">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204.</w:t>
      </w:r>
    </w:p>
  </w:footnote>
  <w:footnote w:id="251">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Jorge Barreiro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1993: 1250.</w:t>
      </w:r>
    </w:p>
  </w:footnote>
  <w:footnote w:id="252">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Del Moral García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2001: 146-147.</w:t>
      </w:r>
    </w:p>
  </w:footnote>
  <w:footnote w:id="253">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Gimeno Sendra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2012: 1 y ss.;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2013: 17. </w:t>
      </w:r>
    </w:p>
  </w:footnote>
  <w:footnote w:id="254">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Gimeno Sendra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2012: 1 y ss.</w:t>
      </w:r>
    </w:p>
  </w:footnote>
  <w:footnote w:id="255">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Asencio Mellado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2013: 4 y ss.</w:t>
      </w:r>
    </w:p>
  </w:footnote>
  <w:footnote w:id="256">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Montero Aroca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101-102.</w:t>
      </w:r>
    </w:p>
  </w:footnote>
  <w:footnote w:id="257">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240.2. Sin perjuicio de ello, el juzgado o tribunal podrá, de oficio o a instancia de parte, antes de que hubiere recaído resolución que ponga fin al proceso, y siempre que no proceda la subsanación, declarar, previa audiencia de las partes, la nulidad de todas las actuaciones o de alguna en particular.En ningún caso podrá el juzgado o tribunal, con ocasión de un recurso, decretar de oficio una nulidad de las actuaciones que no haya sido solicitada en dicho recurso, salvo que apreciare falta de jurisdicción o de competencia objetiva o funcional o se hubiese producido violencia o intimidación que afectare a ese tribunal.</w:t>
      </w:r>
    </w:p>
  </w:footnote>
  <w:footnote w:id="258">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786.</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 El Juicio oral comenzará con la lectura de los escritos de acusación y de defensa. Seguidamente, a instancia de parte, el Juez o Tribunal abrirá un turno de intervenciones para que puedan las partes exponer lo que estimen oportuno acerca de la competencia del órgano judicial, vulneración de algún derecho fundamental, existencia de artículos de previo pronunciamiento, causas de la suspensión de juicio oral, nulidad de actuaciones, así como sobre el contenido y finalidad de las pruebas propuestas o que se propongan para practicarse en el acto. El Juez o Tribunal resolverá en el mismo acto lo procedente sobre las cuestiones planteadas. Frente a la decisión adoptada no cabrá recurso alguno, sin perjuicio de la pertinente protesta y de que la cuestión pueda ser reproducida, en su caso, en el recurso frente a la sentencia. Disponible en: https://www.boe.es/buscar/act.php?id=BOE-A-1882-6036</w:t>
      </w:r>
      <w:r w:rsidDel="00000000" w:rsidR="00000000" w:rsidRPr="00000000">
        <w:rPr>
          <w:rtl w:val="0"/>
        </w:rPr>
      </w:r>
    </w:p>
  </w:footnote>
  <w:footnote w:id="259">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264 del CNPP. Se considera prueba ilícita cualquier dato o prueba obtenidos con violación de los derechos fundamentales, lo que será motivo de exclusión o nulidad. Las partes harán valer la nulidad del medio de prueba en cualquier etapa del proceso y el juez o Tribunal deberá pronunciarse al respecto.</w:t>
      </w:r>
    </w:p>
  </w:footnote>
  <w:footnote w:id="260">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Artículo 346 del CNPP y artículo 51 de la Ley General para prevenir, investigar y sancionar la tortura y otros tratos o penas crueles inhumanos o degradantes.</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Artículo 346. Exclusión de medios de prueba para la audiencia del debate. Una vez examinados los medios de prueba ofrecidos y de haber escuchado a las partes, el Juez de control ordenará fundadamente que se excluyan de ser rendidos en la audiencia de juicio, aquellos medios de prueba que no se refieran directa o indirectamente al objeto de la investigación y sean útiles para el esclarecimiento de los hechos, así como aquellos en los que se actualice alguno de los siguientes supuestos: I. Cuando el medio de prueba se ofrezca para generar efectos dilatorios, en virtud de ser: a) Sobreabundante: por referirse a diversos medios de prueba del mismo tipo, testimonial o documental, que acrediten lo mismo, ya superado, en reiteradas ocasiones; b) Impertinentes: por no referirse a los hechos controvertidos, o c) Innecesarias: por referirse a hechos públicos, notorios o incontrovertidos; Por haberse obtenido con violación a derechos fundamentales; III. Por haber sido declaradas nulas, o IV. Por ser aquellas que contravengan las disposiciones señaladas en este Código para su desahogo. En el caso de que el Juez estime que el medio de prueba sea sobreabundante, dispondrá que la parte que la ofrezca reduzca el número de testigos o de documentos, cuando mediante ellos desee acreditar los mismos hechos o circunstancias con la materia que se someterá a juicio. Asimismo, en los casos de delitos contra la libertad y seguridad sexuales y el normal desarrollo psicosexual, el Juez excluirá la prueba que pretenda rendirse sobre la conducta sexual anterior o posterior de la víctima. La decisión del Juez de control de exclusión de medios de prueba es apelable.</w:t>
      </w:r>
    </w:p>
  </w:footnote>
  <w:footnote w:id="261">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Alday López Cabello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2020: 250 y ss.</w:t>
      </w:r>
    </w:p>
  </w:footnote>
  <w:footnote w:id="262">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Rodríguez Ramos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1992: 459-460;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Fernández Estralgo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197-198;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Duart Albiol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2014: 559;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2018: 213-214.</w:t>
      </w:r>
    </w:p>
  </w:footnote>
  <w:footnote w:id="263">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Rodríguez Ramos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1992: 459-460;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Fernández Estralgo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1996: 197-198;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Duart Albiol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2014: 559; </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Miranda Estrampes, 2018: 219.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upperLetter"/>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502" w:hanging="360"/>
      </w:pPr>
      <w:rPr>
        <w:rFonts w:ascii="Garamond" w:cs="Garamond" w:eastAsia="Garamond" w:hAnsi="Garamond"/>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2"/>
      <w:numFmt w:val="decimal"/>
      <w:lvlText w:val="%1."/>
      <w:lvlJc w:val="left"/>
      <w:pPr>
        <w:ind w:left="502" w:hanging="360"/>
      </w:pPr>
      <w:rPr>
        <w:rFonts w:ascii="Garamond" w:cs="Garamond" w:eastAsia="Garamond" w:hAnsi="Garamond"/>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3"/>
      <w:numFmt w:val="decimal"/>
      <w:lvlText w:val="%1."/>
      <w:lvlJc w:val="left"/>
      <w:pPr>
        <w:ind w:left="502" w:hanging="360"/>
      </w:pPr>
      <w:rPr>
        <w:rFonts w:ascii="Garamond" w:cs="Garamond" w:eastAsia="Garamond" w:hAnsi="Garamond"/>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4"/>
      <w:numFmt w:val="decimal"/>
      <w:lvlText w:val="%1."/>
      <w:lvlJc w:val="left"/>
      <w:pPr>
        <w:ind w:left="502" w:hanging="360"/>
      </w:pPr>
      <w:rPr>
        <w:rFonts w:ascii="Garamond" w:cs="Garamond" w:eastAsia="Garamond" w:hAnsi="Garamond"/>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unhideWhenUsed w:val="1"/>
    <w:rsid w:val="00D80D5F"/>
    <w:rPr>
      <w:color w:val="0000ff"/>
      <w:u w:val="single"/>
    </w:rPr>
  </w:style>
  <w:style w:type="paragraph" w:styleId="NormalWeb">
    <w:name w:val="Normal (Web)"/>
    <w:basedOn w:val="Normal"/>
    <w:uiPriority w:val="99"/>
    <w:unhideWhenUsed w:val="1"/>
    <w:rsid w:val="00D80D5F"/>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Textonotapie">
    <w:name w:val="footnote text"/>
    <w:aliases w:val="Footnote Text Char Char Char,Footnote Text Char Char,Footnote Text Char Char Char Char Char,Footnote Text Char Char Char Char, Car10 Car, Car10,Car10 Car,Car10"/>
    <w:basedOn w:val="Normal"/>
    <w:link w:val="TextonotapieCar"/>
    <w:unhideWhenUsed w:val="1"/>
    <w:rsid w:val="00D80D5F"/>
    <w:pPr>
      <w:spacing w:after="200" w:line="276" w:lineRule="auto"/>
    </w:pPr>
    <w:rPr>
      <w:rFonts w:ascii="Calibri" w:cs="Times New Roman" w:eastAsia="Calibri" w:hAnsi="Calibri"/>
      <w:sz w:val="20"/>
      <w:szCs w:val="20"/>
    </w:rPr>
  </w:style>
  <w:style w:type="character" w:styleId="TextonotapieCar" w:customStyle="1">
    <w:name w:val="Texto nota pie Car"/>
    <w:aliases w:val="Footnote Text Char Char Char Car,Footnote Text Char Char Car,Footnote Text Char Char Char Char Char Car,Footnote Text Char Char Char Char Car, Car10 Car Car, Car10 Car1,Car10 Car Car,Car10 Car1"/>
    <w:basedOn w:val="Fuentedeprrafopredeter"/>
    <w:link w:val="Textonotapie"/>
    <w:rsid w:val="00D80D5F"/>
    <w:rPr>
      <w:rFonts w:ascii="Calibri" w:cs="Times New Roman" w:eastAsia="Calibri" w:hAnsi="Calibri"/>
      <w:sz w:val="20"/>
      <w:szCs w:val="20"/>
    </w:rPr>
  </w:style>
  <w:style w:type="character" w:styleId="Refdenotaalpie">
    <w:name w:val="footnote reference"/>
    <w:uiPriority w:val="99"/>
    <w:unhideWhenUsed w:val="1"/>
    <w:rsid w:val="00D80D5F"/>
    <w:rPr>
      <w:vertAlign w:val="superscript"/>
    </w:rPr>
  </w:style>
  <w:style w:type="character" w:styleId="apple-converted-space" w:customStyle="1">
    <w:name w:val="apple-converted-space"/>
    <w:rsid w:val="00D80D5F"/>
  </w:style>
  <w:style w:type="character" w:styleId="nfasis">
    <w:name w:val="Emphasis"/>
    <w:basedOn w:val="Fuentedeprrafopredeter"/>
    <w:uiPriority w:val="20"/>
    <w:qFormat w:val="1"/>
    <w:rsid w:val="00D80D5F"/>
    <w:rPr>
      <w:i w:val="1"/>
      <w:iCs w:val="1"/>
    </w:rPr>
  </w:style>
  <w:style w:type="paragraph" w:styleId="Encabezado">
    <w:name w:val="header"/>
    <w:basedOn w:val="Normal"/>
    <w:link w:val="EncabezadoCar"/>
    <w:uiPriority w:val="99"/>
    <w:unhideWhenUsed w:val="1"/>
    <w:rsid w:val="00654A20"/>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654A20"/>
  </w:style>
  <w:style w:type="paragraph" w:styleId="Piedepgina">
    <w:name w:val="footer"/>
    <w:basedOn w:val="Normal"/>
    <w:link w:val="PiedepginaCar"/>
    <w:uiPriority w:val="99"/>
    <w:unhideWhenUsed w:val="1"/>
    <w:rsid w:val="00654A20"/>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654A20"/>
  </w:style>
  <w:style w:type="paragraph" w:styleId="Textocomentario">
    <w:name w:val="annotation text"/>
    <w:basedOn w:val="Normal"/>
    <w:link w:val="TextocomentarioCar"/>
    <w:uiPriority w:val="99"/>
    <w:unhideWhenUsed w:val="1"/>
    <w:rsid w:val="00317D6A"/>
    <w:pPr>
      <w:spacing w:line="240" w:lineRule="auto"/>
    </w:pPr>
    <w:rPr>
      <w:sz w:val="20"/>
      <w:szCs w:val="20"/>
    </w:rPr>
  </w:style>
  <w:style w:type="character" w:styleId="TextocomentarioCar" w:customStyle="1">
    <w:name w:val="Texto comentario Car"/>
    <w:basedOn w:val="Fuentedeprrafopredeter"/>
    <w:link w:val="Textocomentario"/>
    <w:uiPriority w:val="99"/>
    <w:rsid w:val="00317D6A"/>
    <w:rPr>
      <w:sz w:val="20"/>
      <w:szCs w:val="20"/>
    </w:rPr>
  </w:style>
  <w:style w:type="paragraph" w:styleId="Prrafodelista">
    <w:name w:val="List Paragraph"/>
    <w:basedOn w:val="Normal"/>
    <w:uiPriority w:val="34"/>
    <w:qFormat w:val="1"/>
    <w:rsid w:val="00B56A74"/>
    <w:pPr>
      <w:ind w:left="720"/>
      <w:contextualSpacing w:val="1"/>
    </w:pPr>
  </w:style>
  <w:style w:type="character" w:styleId="Ttulo1Car" w:customStyle="1">
    <w:name w:val="Título 1 Car"/>
    <w:basedOn w:val="Fuentedeprrafopredeter"/>
    <w:link w:val="Ttulo1"/>
    <w:uiPriority w:val="9"/>
    <w:rsid w:val="00883478"/>
    <w:rPr>
      <w:rFonts w:asciiTheme="majorHAnsi" w:cstheme="majorBidi" w:eastAsiaTheme="majorEastAsia" w:hAnsiTheme="majorHAnsi"/>
      <w:color w:val="2e74b5" w:themeColor="accent1" w:themeShade="0000BF"/>
      <w:sz w:val="32"/>
      <w:szCs w:val="32"/>
      <w:lang w:eastAsia="es-ES"/>
    </w:rPr>
  </w:style>
  <w:style w:type="paragraph" w:styleId="Textodeglobo">
    <w:name w:val="Balloon Text"/>
    <w:basedOn w:val="Normal"/>
    <w:link w:val="TextodegloboCar"/>
    <w:uiPriority w:val="99"/>
    <w:semiHidden w:val="1"/>
    <w:unhideWhenUsed w:val="1"/>
    <w:rsid w:val="0068738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8738E"/>
    <w:rPr>
      <w:rFonts w:ascii="Segoe UI" w:cs="Segoe UI" w:hAnsi="Segoe UI"/>
      <w:sz w:val="18"/>
      <w:szCs w:val="18"/>
    </w:rPr>
  </w:style>
  <w:style w:type="character" w:styleId="Refdecomentario">
    <w:name w:val="annotation reference"/>
    <w:basedOn w:val="Fuentedeprrafopredeter"/>
    <w:uiPriority w:val="99"/>
    <w:semiHidden w:val="1"/>
    <w:unhideWhenUsed w:val="1"/>
    <w:rsid w:val="002943CF"/>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2943CF"/>
    <w:rPr>
      <w:b w:val="1"/>
      <w:bCs w:val="1"/>
    </w:rPr>
  </w:style>
  <w:style w:type="character" w:styleId="AsuntodelcomentarioCar" w:customStyle="1">
    <w:name w:val="Asunto del comentario Car"/>
    <w:basedOn w:val="TextocomentarioCar"/>
    <w:link w:val="Asuntodelcomentario"/>
    <w:uiPriority w:val="99"/>
    <w:semiHidden w:val="1"/>
    <w:rsid w:val="002943CF"/>
    <w:rPr>
      <w:b w:val="1"/>
      <w:bCs w:val="1"/>
      <w:sz w:val="20"/>
      <w:szCs w:val="20"/>
    </w:rPr>
  </w:style>
  <w:style w:type="paragraph" w:styleId="Revisin">
    <w:name w:val="Revision"/>
    <w:hidden w:val="1"/>
    <w:uiPriority w:val="99"/>
    <w:semiHidden w:val="1"/>
    <w:rsid w:val="008F11D5"/>
    <w:pPr>
      <w:spacing w:after="0" w:line="240" w:lineRule="auto"/>
    </w:pPr>
  </w:style>
  <w:style w:type="paragraph" w:styleId="HTMLconformatoprevio">
    <w:name w:val="HTML Preformatted"/>
    <w:basedOn w:val="Normal"/>
    <w:link w:val="HTMLconformatoprevioCar"/>
    <w:uiPriority w:val="99"/>
    <w:semiHidden w:val="1"/>
    <w:unhideWhenUsed w:val="1"/>
    <w:rsid w:val="00082331"/>
    <w:pPr>
      <w:spacing w:after="0" w:line="240" w:lineRule="auto"/>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val="1"/>
    <w:rsid w:val="00082331"/>
    <w:rPr>
      <w:rFonts w:ascii="Consolas" w:hAnsi="Consolas"/>
      <w:sz w:val="20"/>
      <w:szCs w:val="20"/>
    </w:rPr>
  </w:style>
  <w:style w:type="character" w:styleId="SubttuloCar" w:customStyle="1">
    <w:name w:val="Subtítulo Car"/>
    <w:basedOn w:val="Fuentedeprrafopredeter"/>
    <w:link w:val="Subttulo"/>
    <w:uiPriority w:val="11"/>
    <w:rsid w:val="00BE72B9"/>
    <w:rPr>
      <w:rFonts w:eastAsiaTheme="minorEastAsia"/>
      <w:color w:val="5a5a5a" w:themeColor="text1" w:themeTint="0000A5"/>
      <w:spacing w:val="15"/>
    </w:rPr>
  </w:style>
  <w:style w:type="character" w:styleId="Ttulo2Car" w:customStyle="1">
    <w:name w:val="Título 2 Car"/>
    <w:basedOn w:val="Fuentedeprrafopredeter"/>
    <w:link w:val="Ttulo2"/>
    <w:uiPriority w:val="9"/>
    <w:semiHidden w:val="1"/>
    <w:rsid w:val="00FA4226"/>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semiHidden w:val="1"/>
    <w:rsid w:val="00FA4226"/>
    <w:rPr>
      <w:rFonts w:asciiTheme="majorHAnsi" w:cstheme="majorBidi" w:eastAsiaTheme="majorEastAsia" w:hAnsiTheme="majorHAnsi"/>
      <w:color w:val="1f4d78" w:themeColor="accent1" w:themeShade="00007F"/>
      <w:sz w:val="24"/>
      <w:szCs w:val="24"/>
    </w:rPr>
  </w:style>
  <w:style w:type="character" w:styleId="Ttulo4Car" w:customStyle="1">
    <w:name w:val="Título 4 Car"/>
    <w:basedOn w:val="Fuentedeprrafopredeter"/>
    <w:link w:val="Ttulo4"/>
    <w:uiPriority w:val="9"/>
    <w:semiHidden w:val="1"/>
    <w:rsid w:val="00FA4226"/>
    <w:rPr>
      <w:rFonts w:asciiTheme="majorHAnsi" w:cstheme="majorBidi" w:eastAsiaTheme="majorEastAsia" w:hAnsiTheme="majorHAnsi"/>
      <w:i w:val="1"/>
      <w:iCs w:val="1"/>
      <w:color w:val="2e74b5" w:themeColor="accent1" w:themeShade="0000BF"/>
    </w:rPr>
  </w:style>
  <w:style w:type="character" w:styleId="Ttulo5Car" w:customStyle="1">
    <w:name w:val="Título 5 Car"/>
    <w:basedOn w:val="Fuentedeprrafopredeter"/>
    <w:link w:val="Ttulo5"/>
    <w:uiPriority w:val="9"/>
    <w:semiHidden w:val="1"/>
    <w:rsid w:val="00FA4226"/>
    <w:rPr>
      <w:rFonts w:asciiTheme="majorHAnsi" w:cstheme="majorBidi" w:eastAsiaTheme="majorEastAsia" w:hAnsiTheme="majorHAnsi"/>
      <w:color w:val="2e74b5" w:themeColor="accent1" w:themeShade="0000BF"/>
    </w:rPr>
  </w:style>
  <w:style w:type="character" w:styleId="Mencinsinresolver1" w:customStyle="1">
    <w:name w:val="Mención sin resolver1"/>
    <w:basedOn w:val="Fuentedeprrafopredeter"/>
    <w:uiPriority w:val="99"/>
    <w:semiHidden w:val="1"/>
    <w:unhideWhenUsed w:val="1"/>
    <w:rsid w:val="00FA4226"/>
    <w:rPr>
      <w:color w:val="605e5c"/>
      <w:shd w:color="auto" w:fill="e1dfdd" w:val="clear"/>
    </w:rPr>
  </w:style>
  <w:style w:type="character" w:styleId="Mencinsinresolver2" w:customStyle="1">
    <w:name w:val="Mención sin resolver2"/>
    <w:basedOn w:val="Fuentedeprrafopredeter"/>
    <w:uiPriority w:val="99"/>
    <w:semiHidden w:val="1"/>
    <w:unhideWhenUsed w:val="1"/>
    <w:rsid w:val="00FA4226"/>
    <w:rPr>
      <w:color w:val="605e5c"/>
      <w:shd w:color="auto" w:fill="e1dfdd" w:val="clear"/>
    </w:rPr>
  </w:style>
  <w:style w:type="paragraph" w:styleId="z-Principiodelformulario">
    <w:name w:val="HTML Top of Form"/>
    <w:basedOn w:val="Normal"/>
    <w:next w:val="Normal"/>
    <w:link w:val="z-PrincipiodelformularioCar"/>
    <w:hidden w:val="1"/>
    <w:uiPriority w:val="99"/>
    <w:semiHidden w:val="1"/>
    <w:unhideWhenUsed w:val="1"/>
    <w:rsid w:val="00FA4226"/>
    <w:pPr>
      <w:pBdr>
        <w:bottom w:color="auto" w:space="1" w:sz="6" w:val="single"/>
      </w:pBdr>
      <w:spacing w:after="0" w:line="240" w:lineRule="auto"/>
      <w:jc w:val="center"/>
    </w:pPr>
    <w:rPr>
      <w:rFonts w:ascii="Arial" w:cs="Arial" w:eastAsia="Times New Roman" w:hAnsi="Arial"/>
      <w:vanish w:val="1"/>
      <w:sz w:val="16"/>
      <w:szCs w:val="16"/>
      <w:lang w:eastAsia="es-ES"/>
    </w:rPr>
  </w:style>
  <w:style w:type="character" w:styleId="z-PrincipiodelformularioCar" w:customStyle="1">
    <w:name w:val="z-Principio del formulario Car"/>
    <w:basedOn w:val="Fuentedeprrafopredeter"/>
    <w:link w:val="z-Principiodelformulario"/>
    <w:uiPriority w:val="99"/>
    <w:semiHidden w:val="1"/>
    <w:rsid w:val="00FA4226"/>
    <w:rPr>
      <w:rFonts w:ascii="Arial" w:cs="Arial" w:eastAsia="Times New Roman" w:hAnsi="Arial"/>
      <w:vanish w:val="1"/>
      <w:sz w:val="16"/>
      <w:szCs w:val="16"/>
      <w:lang w:eastAsia="es-ES"/>
    </w:rPr>
  </w:style>
  <w:style w:type="character" w:styleId="nfasisintenso">
    <w:name w:val="Intense Emphasis"/>
    <w:basedOn w:val="Fuentedeprrafopredeter"/>
    <w:uiPriority w:val="21"/>
    <w:qFormat w:val="1"/>
    <w:rsid w:val="00FA4226"/>
    <w:rPr>
      <w:i w:val="1"/>
      <w:iCs w:val="1"/>
      <w:color w:val="5b9bd5" w:themeColor="accent1"/>
    </w:rPr>
  </w:style>
  <w:style w:type="paragraph" w:styleId="Default" w:customStyle="1">
    <w:name w:val="Default"/>
    <w:rsid w:val="00FA4226"/>
    <w:pPr>
      <w:autoSpaceDE w:val="0"/>
      <w:autoSpaceDN w:val="0"/>
      <w:adjustRightInd w:val="0"/>
      <w:spacing w:after="0" w:line="240" w:lineRule="auto"/>
    </w:pPr>
    <w:rPr>
      <w:rFonts w:ascii="Arial" w:cs="Arial" w:hAnsi="Arial"/>
      <w:color w:val="000000"/>
      <w:sz w:val="24"/>
      <w:szCs w:val="24"/>
    </w:rPr>
  </w:style>
  <w:style w:type="character" w:styleId="Mencinsinresolver">
    <w:name w:val="Unresolved Mention"/>
    <w:basedOn w:val="Fuentedeprrafopredeter"/>
    <w:uiPriority w:val="99"/>
    <w:semiHidden w:val="1"/>
    <w:unhideWhenUsed w:val="1"/>
    <w:rsid w:val="00FA4226"/>
    <w:rPr>
      <w:color w:val="605e5c"/>
      <w:shd w:color="auto" w:fill="e1dfdd" w:val="clear"/>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20" Type="http://schemas.openxmlformats.org/officeDocument/2006/relationships/hyperlink" Target="https://www.ohchr.org/sites/default/files/Documents/ProfessionalInterest/cat_SP.pdf" TargetMode="External"/><Relationship Id="rId11" Type="http://schemas.openxmlformats.org/officeDocument/2006/relationships/hyperlink" Target="https://go.vlex.com/vid/170233?fbt=webapp_preview&amp;addon_version=6.9" TargetMode="External"/><Relationship Id="rId22" Type="http://schemas.openxmlformats.org/officeDocument/2006/relationships/hyperlink" Target="https://hudoc.echr.coe.int/eng" TargetMode="External"/><Relationship Id="rId10" Type="http://schemas.openxmlformats.org/officeDocument/2006/relationships/hyperlink" Target="https://go.vlex.com/vid/170233?fbt=webapp_preview&amp;addon_version=6.9" TargetMode="External"/><Relationship Id="rId21" Type="http://schemas.openxmlformats.org/officeDocument/2006/relationships/hyperlink" Target="https://hudoc.echr.coe.int/eng#%7B%22appno%22:%5B%2222978/05%22%5D%7D" TargetMode="External"/><Relationship Id="rId13" Type="http://schemas.openxmlformats.org/officeDocument/2006/relationships/hyperlink" Target="https://www.boe.es/buscar/doc.php?id=BOE-A-1882-6036" TargetMode="External"/><Relationship Id="rId24" Type="http://schemas.openxmlformats.org/officeDocument/2006/relationships/hyperlink" Target="https://www.annualreviews.org/search?value1=Robert+Weisberg&amp;option1=author&amp;noRedirect=true&amp;sortField=prism_publicationDate&amp;sortDescending=true" TargetMode="External"/><Relationship Id="rId12" Type="http://schemas.openxmlformats.org/officeDocument/2006/relationships/hyperlink" Target="https://www.poderjudicial.es/cgpj/es/Poder-Judicial/Tribunal-Supremo/Jurisprudencia/" TargetMode="External"/><Relationship Id="rId23" Type="http://schemas.openxmlformats.org/officeDocument/2006/relationships/hyperlink" Target="https://jurisprudencia.corteidh.or.cr/" TargetMode="External"/><Relationship Id="rId1" Type="http://schemas.openxmlformats.org/officeDocument/2006/relationships/hyperlink" Target="https://germanlawarchive.iuscomp.org/?p=754" TargetMode="External"/><Relationship Id="rId2" Type="http://schemas.openxmlformats.org/officeDocument/2006/relationships/hyperlink" Target="https://www.funcionpublica.gov.co/eva/gestornormativo/norma.php?i=14787" TargetMode="External"/><Relationship Id="rId3" Type="http://schemas.openxmlformats.org/officeDocument/2006/relationships/hyperlink" Target="http://www.bcn.cl/leychile/" TargetMode="External"/><Relationship Id="rId4" Type="http://schemas.openxmlformats.org/officeDocument/2006/relationships/hyperlink" Target="https://germanlawarchive.iuscomp.org/?p=754" TargetMode="External"/><Relationship Id="rId9" Type="http://schemas.openxmlformats.org/officeDocument/2006/relationships/hyperlink" Target="https://leyes-mx.com/codigo_federal_de_procedimientos_penales/346.htm" TargetMode="External"/><Relationship Id="rId15" Type="http://schemas.openxmlformats.org/officeDocument/2006/relationships/hyperlink" Target="https://go.vlex.com/vid/170233?fbt=webapp_preview&amp;addon_version=6.9" TargetMode="External"/><Relationship Id="rId14" Type="http://schemas.openxmlformats.org/officeDocument/2006/relationships/hyperlink" Target="https://www.boe.es/eli/es/rd/1882/09/14/(1)/con" TargetMode="External"/><Relationship Id="rId17" Type="http://schemas.openxmlformats.org/officeDocument/2006/relationships/hyperlink" Target="https://go.vlex.com/vid/170233?fbt=webapp_preview&amp;addon_version=6.9" TargetMode="External"/><Relationship Id="rId16" Type="http://schemas.openxmlformats.org/officeDocument/2006/relationships/hyperlink" Target="https://go.vlex.com/vid/170233?fbt=webapp_preview&amp;addon_version=6.9" TargetMode="External"/><Relationship Id="rId5" Type="http://schemas.openxmlformats.org/officeDocument/2006/relationships/hyperlink" Target="https://www.bundesverfassungsgericht.de/SiteGlobals/Forms/Suche/EN/Entscheidungensuche_Formular.html" TargetMode="External"/><Relationship Id="rId19" Type="http://schemas.openxmlformats.org/officeDocument/2006/relationships/hyperlink" Target="https://www.tribunalconstitucional.es/es/jurisprudencia/Paginas/default.aspx" TargetMode="External"/><Relationship Id="rId6" Type="http://schemas.openxmlformats.org/officeDocument/2006/relationships/hyperlink" Target="https://www.echr.coe.int/documents/convention_spa.pdf" TargetMode="External"/><Relationship Id="rId18" Type="http://schemas.openxmlformats.org/officeDocument/2006/relationships/hyperlink" Target="https://go.vlex.com/vid/170233?fbt=webapp_preview&amp;addon_version=6.9" TargetMode="External"/><Relationship Id="rId7" Type="http://schemas.openxmlformats.org/officeDocument/2006/relationships/hyperlink" Target="https://germanlawarchive.iuscomp.org/?p=754" TargetMode="External"/><Relationship Id="rId8" Type="http://schemas.openxmlformats.org/officeDocument/2006/relationships/hyperlink" Target="https://leyes-mx.com/codigo_federal_de_procedimientos_penales/384.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y08aFU5eCW/i9N/O1FBqk48j+g==">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2025-08-28T00:39:00Z</dcterms:created>
  <dc:creator>Emma Calderón</dc:creator>
</cp:coreProperties>
</file>